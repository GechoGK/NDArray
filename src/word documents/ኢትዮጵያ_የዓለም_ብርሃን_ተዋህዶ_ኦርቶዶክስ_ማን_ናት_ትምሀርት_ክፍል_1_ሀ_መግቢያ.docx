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ackground w:color="ccdcc8"/>
  <w:body>
    <w:p>
      <w:pPr>
        <w:pStyle w:val="style0"/>
        <w:jc w:val="both"/>
        <w:rPr>
          <w:sz w:val="24"/>
          <w:szCs w:val="24"/>
        </w:rPr>
      </w:pPr>
      <w:bookmarkStart w:id="0" w:name="_GoBack"/>
      <w:bookmarkEnd w:id="0"/>
      <w:r>
        <w:rPr>
          <w:sz w:val="24"/>
          <w:szCs w:val="24"/>
          <w:lang w:val="en-US"/>
        </w:rPr>
        <w:t xml:space="preserve">በስመ </w:t>
      </w:r>
      <w:r>
        <w:rPr>
          <w:color w:val="ff0000"/>
          <w:sz w:val="24"/>
          <w:szCs w:val="24"/>
          <w:lang w:val="en-US"/>
        </w:rPr>
        <w:t>አብ</w:t>
      </w:r>
      <w:r>
        <w:rPr>
          <w:sz w:val="24"/>
          <w:szCs w:val="24"/>
          <w:lang w:val="en-US"/>
        </w:rPr>
        <w:t xml:space="preserve"> </w:t>
      </w:r>
      <w:r>
        <w:rPr>
          <w:color w:val="ff0000"/>
          <w:sz w:val="24"/>
          <w:szCs w:val="24"/>
          <w:lang w:val="en-US"/>
        </w:rPr>
        <w:t>ወወልድ</w:t>
      </w:r>
      <w:r>
        <w:rPr>
          <w:sz w:val="24"/>
          <w:szCs w:val="24"/>
          <w:lang w:val="en-US"/>
        </w:rPr>
        <w:t xml:space="preserve"> </w:t>
      </w:r>
      <w:r>
        <w:rPr>
          <w:color w:val="ff0000"/>
          <w:sz w:val="24"/>
          <w:szCs w:val="24"/>
          <w:lang w:val="en-US"/>
        </w:rPr>
        <w:t>ወመንፈስቅዱስ</w:t>
      </w:r>
      <w:r>
        <w:rPr>
          <w:sz w:val="24"/>
          <w:szCs w:val="24"/>
          <w:lang w:val="en-US"/>
        </w:rPr>
        <w:t xml:space="preserve"> አሐዱ አምላክ አሜን። </w:t>
      </w:r>
      <w:r>
        <w:rPr>
          <w:color w:val="ff0000"/>
          <w:sz w:val="24"/>
          <w:szCs w:val="24"/>
          <w:lang w:val="en-US"/>
        </w:rPr>
        <w:t>የአብርሃም</w:t>
      </w:r>
      <w:r>
        <w:rPr>
          <w:sz w:val="24"/>
          <w:szCs w:val="24"/>
          <w:lang w:val="en-US"/>
        </w:rPr>
        <w:t xml:space="preserve">፣ </w:t>
      </w:r>
      <w:r>
        <w:rPr>
          <w:color w:val="ff0000"/>
          <w:sz w:val="24"/>
          <w:szCs w:val="24"/>
          <w:lang w:val="en-US"/>
        </w:rPr>
        <w:t>የይስሃቅ፣ የያዕቆብ</w:t>
      </w:r>
      <w:r>
        <w:rPr>
          <w:sz w:val="24"/>
          <w:szCs w:val="24"/>
          <w:lang w:val="en-US"/>
        </w:rPr>
        <w:t xml:space="preserve"> አምላክ </w:t>
      </w:r>
      <w:r>
        <w:rPr>
          <w:color w:val="ff0000"/>
          <w:sz w:val="24"/>
          <w:szCs w:val="24"/>
          <w:lang w:val="en-US"/>
        </w:rPr>
        <w:t>የአብርሃሙ</w:t>
      </w:r>
      <w:r>
        <w:rPr>
          <w:sz w:val="24"/>
          <w:szCs w:val="24"/>
          <w:lang w:val="en-US"/>
        </w:rPr>
        <w:t xml:space="preserve"> </w:t>
      </w:r>
      <w:r>
        <w:rPr>
          <w:color w:val="ff0000"/>
          <w:sz w:val="24"/>
          <w:szCs w:val="24"/>
          <w:lang w:val="en-US"/>
        </w:rPr>
        <w:t>ሥላሴ</w:t>
      </w:r>
      <w:r>
        <w:rPr>
          <w:sz w:val="24"/>
          <w:szCs w:val="24"/>
          <w:lang w:val="en-US"/>
        </w:rPr>
        <w:t xml:space="preserve"> ክበር ተመስገን ከዘለአለም እስከ ዘለአለም። ምስጋና ዉዳሴ ክብር ላንተ ይሁን። አባታችን፣ ህይወታችን፣ አዳኛችን ፣ ፈጣሪያችን፣ ታዳጊያችን፣ መድኃኒታችን </w:t>
      </w:r>
      <w:r>
        <w:rPr>
          <w:color w:val="ff0000"/>
          <w:sz w:val="24"/>
          <w:szCs w:val="24"/>
          <w:lang w:val="en-US"/>
        </w:rPr>
        <w:t>ኢየሱስ ክርስቶስ</w:t>
      </w:r>
      <w:r>
        <w:rPr>
          <w:sz w:val="24"/>
          <w:szCs w:val="24"/>
          <w:lang w:val="en-US"/>
        </w:rPr>
        <w:t xml:space="preserve"> ቸሩ </w:t>
      </w:r>
      <w:r>
        <w:rPr>
          <w:color w:val="ff0000"/>
          <w:sz w:val="24"/>
          <w:szCs w:val="24"/>
          <w:lang w:val="en-US"/>
        </w:rPr>
        <w:t>መድኃኒት</w:t>
      </w:r>
      <w:r>
        <w:rPr>
          <w:sz w:val="24"/>
          <w:szCs w:val="24"/>
          <w:lang w:val="en-US"/>
        </w:rPr>
        <w:t xml:space="preserve"> አለም ስምህ ይክበር ይመስገን ከዘለአለም እስከ ዘለአለም ምስጋናና ክብር ዉዳሴ ላንተ ይሁን። እናታችን ቅድስተ ቅዱሳን </w:t>
      </w:r>
      <w:r>
        <w:rPr>
          <w:color w:val="ff0000"/>
          <w:sz w:val="24"/>
          <w:szCs w:val="24"/>
          <w:lang w:val="en-US"/>
        </w:rPr>
        <w:t>ድንግል</w:t>
      </w:r>
      <w:r>
        <w:rPr>
          <w:sz w:val="24"/>
          <w:szCs w:val="24"/>
          <w:lang w:val="en-US"/>
        </w:rPr>
        <w:t xml:space="preserve"> በሰማይም ንግስት በምድርም ንግስት እምየ እናቴ ስምሽ ይክበር ይመስገን ከዘለአለም እስከ ዘለአለም ምስጋናና ክብር ዉዳሴም ላንች ይሁን። የከበራችሁ የተወደዳችሁ </w:t>
      </w:r>
      <w:r w:rsidRPr="0B33340A">
        <w:rPr>
          <w:color w:val="ff0000"/>
          <w:sz w:val="24"/>
          <w:szCs w:val="24"/>
          <w:lang w:val="en-US"/>
          <w:rPrChange w:id="0" w:author="ZTE Blade L8" w:date="2024-06-18T06:07:00Z">
            <w:rPr>
              <w:sz w:val="24"/>
              <w:szCs w:val="24"/>
              <w:lang w:val="en-US"/>
            </w:rPr>
          </w:rPrChange>
        </w:rPr>
        <w:t>የሥላሴ</w:t>
      </w:r>
      <w:r>
        <w:rPr>
          <w:sz w:val="24"/>
          <w:szCs w:val="24"/>
          <w:lang w:val="en-US"/>
        </w:rPr>
        <w:t xml:space="preserve"> የክብራቸው የፈቃዳቸው የትዕዛዛቸው አገልጋዮች ፈፃሚዎችና አስፈፃሚዎች በክብሩ ፊት የደመቃችሁ ቅዱሳን ሊቃነ መላዕክት ስማችሁ ይክበር ይመስገን ከዘለአለም እስከ ዘለአለም። ቅዱሳን ነበያት ሃዋርያት ሰማእታት አባቶቻችን ስማችሁ ይክበር ይመስገን ከዘለአለም እስከ ዘለአለም። አሜን።</w:t>
      </w:r>
    </w:p>
    <w:p>
      <w:pPr>
        <w:pStyle w:val="style0"/>
        <w:jc w:val="both"/>
        <w:rPr>
          <w:sz w:val="24"/>
          <w:szCs w:val="24"/>
        </w:rPr>
      </w:pPr>
      <w:r>
        <w:rPr>
          <w:sz w:val="24"/>
          <w:szCs w:val="24"/>
          <w:lang w:val="en-US"/>
        </w:rPr>
        <w:t xml:space="preserve">እንደምን ሰነበታችሁ የኢትዮጵያ የዓለም ብርሃን ቤተሰቦች እንዲሁም ቅን፣ የዋህ፣ ትሁት ሕዝቦች </w:t>
      </w:r>
      <w:r>
        <w:rPr>
          <w:color w:val="ff0000"/>
          <w:sz w:val="24"/>
          <w:szCs w:val="24"/>
          <w:lang w:val="en-US"/>
        </w:rPr>
        <w:t>እግዚአብሔር</w:t>
      </w:r>
      <w:r>
        <w:rPr>
          <w:sz w:val="24"/>
          <w:szCs w:val="24"/>
          <w:lang w:val="en-US"/>
        </w:rPr>
        <w:t xml:space="preserve"> ይመስገን፣ </w:t>
      </w:r>
      <w:r>
        <w:rPr>
          <w:color w:val="ff0000"/>
          <w:sz w:val="24"/>
          <w:szCs w:val="24"/>
          <w:lang w:val="en-US"/>
        </w:rPr>
        <w:t>ድንግል</w:t>
      </w:r>
      <w:r>
        <w:rPr>
          <w:sz w:val="24"/>
          <w:szCs w:val="24"/>
          <w:lang w:val="en-US"/>
        </w:rPr>
        <w:t xml:space="preserve"> ትመስገን፣ የፈጠረን፣ ያዳነን ወደፍቅሩ ያፈለሰን፣ በንስሃ ያነፃን በእውነትና በመንፈስ የሆነውን እምነት በልባችን የተከለ፤ የልጅነት ክብርን ያጎናፀፈን፤ ለዘለአለም ህይወት እንበቃ ዘንድ ዘወትር እንደፈቃዱ እንድንመላለስ ያደረገን፤ ለትንሳኤውም ያጨን ቸሩ </w:t>
      </w:r>
      <w:r>
        <w:rPr>
          <w:color w:val="ff0000"/>
          <w:sz w:val="24"/>
          <w:szCs w:val="24"/>
          <w:lang w:val="en-US"/>
        </w:rPr>
        <w:t>መድኃኔአለም የአብርሃሙ ሥላሴ</w:t>
      </w:r>
      <w:r>
        <w:rPr>
          <w:sz w:val="24"/>
          <w:szCs w:val="24"/>
          <w:lang w:val="en-US"/>
        </w:rPr>
        <w:t xml:space="preserve"> ከዘለአለም እስከዘለአለም ምስጋና፣ ክብር፣ ዉዳሴ እንደማያቋርጥ ጅረት ይፍሰስለት። ወገኖቼ እንግዲህ ዛሬ ትልቅ ርዕስ ነው የምናነሳው እምነታችንን ተዋህዶ ኦርቶዶክስ እምነትን እንዴት ነው የምናውቀው? በርግጥ እናውቀዋለን ወይ? የምናምነውን ጠንቅቀን እናውቃለን ወይ? </w:t>
      </w:r>
      <w:r>
        <w:rPr>
          <w:color w:val="ff0000"/>
          <w:sz w:val="24"/>
          <w:szCs w:val="24"/>
          <w:lang w:val="en-US"/>
        </w:rPr>
        <w:t>የእግዚአብሔርን</w:t>
      </w:r>
      <w:r>
        <w:rPr>
          <w:sz w:val="24"/>
          <w:szCs w:val="24"/>
          <w:lang w:val="en-US"/>
        </w:rPr>
        <w:t xml:space="preserve"> ፈቃድ እናውቃለን ወይ? በዚች እምነት ላይ የተመሰረተውን ህይወታችንን የቃኘውን ትክክለኛውን በእውነትና በመንፈስ የምናመልክበትን ታላቁን እምነታችንን ተዋህዶ ኦርቶዶክስ እምነትን እናውቃለን ወይ? ሁሉም ያዳም ዘር ይሄንን ጠንቅቆ ካላወቀ የመዳንን መንገድ በየት እንደሆነ አያውቅም። በሺዎች የሚቆጠር እምነቶች ምድርን ሞልተዋል! በሺ የሚቆጠር መንገዶች ተቀይሰዋል። በነዚህ በሺህ በሚቆጠሩ መንገዶች ደግሞ እውነት አለ! ህይወት አለ ብሎ ይሄ ያዳም ዘር በሙሉ እንደተቃኘበት በዚያ ይፈሳል። እዛው እንደተቃኘበት በተለያዩ የእምነት ተቋማቶች ዉስጥ ገብቶ፤ ያድነኛል ባለው ዉስጥ ገብቶ ያዳም ዘር በሙሉ እየገሰገሰ ነው። በእስልምናው፣ በካቶሊኩ፣ በመናፍቁ፣ በምስራቆቹ እምነት በሺንቶሂዝም፣ በቡድሂዝም ምን ስፍር ቁጥር በሌላቸው የእምነት ተቋማት ሁሉ ተሰግስጎ ያም ያንን እየወቀሰ፣ ያም ያንን እየተናገረ የኔ ነው ትክክል! የኔ ነው ትክክል! እያለ አለም በሙሉ ማለት ይቻላል በነዚህ ዲያቢሎስ በተከላቸው በረቀቀ ዘዴ በደረሳቸው ድርሰቶች በሆኑ እምነቶች ዉስጥ ሁሉ ተሰግስጎ እድናለሁ ብሎ የአለምን ሩጫና ጉዞ ይሄው እየሄደበት ነው። እንግዲህ ወገኖቼ </w:t>
      </w:r>
      <w:r>
        <w:rPr>
          <w:color w:val="ff0000"/>
          <w:sz w:val="24"/>
          <w:szCs w:val="24"/>
          <w:lang w:val="en-US"/>
        </w:rPr>
        <w:t>እግዚአብሔር</w:t>
      </w:r>
      <w:r>
        <w:rPr>
          <w:sz w:val="24"/>
          <w:szCs w:val="24"/>
          <w:lang w:val="en-US"/>
        </w:rPr>
        <w:t xml:space="preserve"> ምርጫው አንድና አንድ ነው! እዉነትም አንድ ናት ሚሊዎኖች ሺዎች እምነቶች ድርጅቶች ይኮልኮሉ አላለም </w:t>
      </w:r>
      <w:r>
        <w:rPr>
          <w:color w:val="ff0000"/>
          <w:sz w:val="24"/>
          <w:szCs w:val="24"/>
          <w:lang w:val="en-US"/>
        </w:rPr>
        <w:t>እግዚአብሔር</w:t>
      </w:r>
      <w:r>
        <w:rPr>
          <w:sz w:val="24"/>
          <w:szCs w:val="24"/>
          <w:lang w:val="en-US"/>
        </w:rPr>
        <w:t xml:space="preserve">። ትድነበት ዘንድ ከሰማይም በታች </w:t>
      </w:r>
      <w:r>
        <w:rPr>
          <w:color w:val="ff0000"/>
          <w:sz w:val="24"/>
          <w:szCs w:val="24"/>
          <w:lang w:val="en-US"/>
        </w:rPr>
        <w:t>እግዚአብሔር</w:t>
      </w:r>
      <w:r>
        <w:rPr>
          <w:sz w:val="24"/>
          <w:szCs w:val="24"/>
          <w:lang w:val="en-US"/>
        </w:rPr>
        <w:t xml:space="preserve"> የሰጠህ እምነት ተዋህዶ ኦርቶዶክስ እምነትን ብቻና ብቻ ነው። ከዚህ ዉጭ የምታደርገው ጉዞ ሁሉ ከዚህ ዉጭ የምትጓዘው መንገድ ሁሉ ዲያቢሎስ ያዘጋጀልህ ወደ ጥፋት የሚወድህ ከብዙ ጅረቶች መጋቢ ጅረቶች ወደ አንድ ታላቅ ወንዝ የሚገባ ያ ታላቅ ወንዝ ማለት ደግሞ ይዞ ሰብስቦ ወደ ሲኦል ይዞ የሚሄድ ጎዳና ማለት ነው።</w:t>
      </w:r>
    </w:p>
    <w:p>
      <w:pPr>
        <w:pStyle w:val="style0"/>
        <w:jc w:val="both"/>
        <w:rPr>
          <w:sz w:val="24"/>
          <w:szCs w:val="24"/>
        </w:rPr>
      </w:pPr>
      <w:r>
        <w:rPr>
          <w:sz w:val="24"/>
          <w:szCs w:val="24"/>
          <w:lang w:val="en-US"/>
        </w:rPr>
        <w:t xml:space="preserve">ካቶሊኩም የሚመግበው ለዲያቢሎስ ነው! መናፍቁም የሚመግበው ለዲያቢሎስ ነው! ሙስሊሙም የሚመግበው ለዲያቢሎስ ነው! ይሄም የምስራቁም እምነቶች ሺንቶይዝም፣ ቡድሂዝም፣ ኮንፊሻን ሁሉም በሉት ሁሉም ሰብስበው ወስደው ወደ አንድ ቋት ወደ ሲኦል የሚወስድህን መንገድ አስይዘውና አስጨብጠው እድሜህን በዚያ እንድትጨርስ አድርገው መጨራሻ የጨለማው ራት እንድትሆን የዲያቢሎስ ልጅ እንድትሆን እንዲፈረድብህ ወደ ሲኦል እንድትገባ የሚያደርግህ ጎዳናዎች ናቸው። አንዲት እምነት አለች </w:t>
      </w:r>
      <w:r>
        <w:rPr>
          <w:color w:val="ff0000"/>
          <w:sz w:val="24"/>
          <w:szCs w:val="24"/>
          <w:lang w:val="en-US"/>
        </w:rPr>
        <w:t>እግዚአብሔር</w:t>
      </w:r>
      <w:r>
        <w:rPr>
          <w:sz w:val="24"/>
          <w:szCs w:val="24"/>
          <w:lang w:val="en-US"/>
        </w:rPr>
        <w:t xml:space="preserve"> ያፀናት በእሳት የተፈተነች ህይወትን የምታገኝባት የዘለአለም ህይወትን የምትጎናፀፍባት በእውነትና በመንፈስ የምታመልክባት ነጥራ የወጣች </w:t>
      </w:r>
      <w:r>
        <w:rPr>
          <w:color w:val="ff0000"/>
          <w:sz w:val="24"/>
          <w:szCs w:val="24"/>
          <w:lang w:val="en-US"/>
        </w:rPr>
        <w:t>እግዚአብሔር</w:t>
      </w:r>
      <w:r>
        <w:rPr>
          <w:sz w:val="24"/>
          <w:szCs w:val="24"/>
          <w:lang w:val="en-US"/>
        </w:rPr>
        <w:t xml:space="preserve"> ዋጋ ከፍሎ የተከላት ተዋህዶ ኦርቶዶክስ ናት። ይሄንን ምን ያክሎቻችን እናውቃለን? በተለይ በዚህ ዘመን ባለቤት ሆነን እኛ ነን ተዋህዶ ኦርቶዶክስ እምነት ነን የምንል ሰዎች የእምነቱ ሰዎች ምን ያህል እናውቃታለን እምነታችንን ምን ያህል እንረዳታለን እምነታችንን? የት ጋ ነን ያለነው ሚስጥሩንስ እናውቃለን ወይ? </w:t>
      </w:r>
      <w:r>
        <w:rPr>
          <w:color w:val="ff0000"/>
          <w:sz w:val="24"/>
          <w:szCs w:val="24"/>
          <w:lang w:val="en-US"/>
        </w:rPr>
        <w:t>የእግዚአብሔርንስ</w:t>
      </w:r>
      <w:r>
        <w:rPr>
          <w:sz w:val="24"/>
          <w:szCs w:val="24"/>
          <w:lang w:val="en-US"/>
        </w:rPr>
        <w:t xml:space="preserve"> ፈቃድ እናውቃለን ወይ? </w:t>
      </w:r>
      <w:r>
        <w:rPr>
          <w:color w:val="ff0000"/>
          <w:sz w:val="24"/>
          <w:szCs w:val="24"/>
          <w:lang w:val="en-US"/>
        </w:rPr>
        <w:t>እግዚአብሔር</w:t>
      </w:r>
      <w:r>
        <w:rPr>
          <w:sz w:val="24"/>
          <w:szCs w:val="24"/>
          <w:lang w:val="en-US"/>
        </w:rPr>
        <w:t xml:space="preserve"> የወሰነውን መንገድ እንረዳለን ወይ? ስለዚህ በዚህ በዛሬው ትምህርታችን ታላቅ ርእስ ብለን ያለነው ለዚያ ነው። እምነታችንን ምንያህል እናውቀዋለን? ለምን አለም ሁሉ እኛን ጠላን? ለምን አለም ሁሉ በተዋህዶ ኦርቶዶክስ እምነታችን ላይ ዘማች ሆነ? ለምን አለም ሁሉ እኛን ለማጥፋት ጨቀነ? ገዢዎች የእምነት ተቋሞች ባለሃብቶች ሁሉም አባዩም ጠንቋዩም ሁሉም! የተዋህዶ ኦርቶዶክስ እምነት ኢትዮጵያዊነት እነዚህን ነገር ሲሰሙ  ሰንደቋን ሲያዩ የሚያንዘረዝራቸው የሚያማቸው የተለያየ መንገድ ነው የምንከተለው ያሉት ሁሉ በኛ ጉዳይ ሲሆን አንድ የሚያደርጋቸው! በጠላትነት ልዩነታቸውን አስወግደው እኛን ለማጥፋት በጋራ የሚሰለፉበት ምሳሌ ዉሰዱ፦ የመናፍቁና የካቶሊኩን ሰልፍ እዩ አሜሪካው፣ አዉሮፓው፣ እንደገና በሌላ የእምነት ጎራ የምታዩት እስላሙ ደግሞ አረቡ አለም፤ አንደገና በሩቅ ምስራቅ የምታዩአቸው በሙሉ ደግሞ እንደዚሁ። እነዚህ ሁሉ ኢትዮጵያ ሲባል በጋራ አንድ ሆነው ይቆማሉ። ጠንቋይ አትበሉት አማኝ ነኝም ይበል ማንም ይሁን ማን ብቻ ተዋህዶ ኦርቶዶክስ እምነት ኢትዮጵያዊነት </w:t>
      </w:r>
      <w:r>
        <w:rPr>
          <w:color w:val="008000"/>
          <w:sz w:val="24"/>
          <w:szCs w:val="24"/>
          <w:lang w:val="en-US"/>
        </w:rPr>
        <w:t xml:space="preserve">አረንጓዴ፣ </w:t>
      </w:r>
      <w:r>
        <w:rPr>
          <w:color w:val="ff9900"/>
          <w:sz w:val="24"/>
          <w:szCs w:val="24"/>
          <w:lang w:val="en-US"/>
        </w:rPr>
        <w:t>ቢጫ፣</w:t>
      </w:r>
      <w:r>
        <w:rPr>
          <w:sz w:val="24"/>
          <w:szCs w:val="24"/>
          <w:lang w:val="en-US"/>
        </w:rPr>
        <w:t xml:space="preserve"> </w:t>
      </w:r>
      <w:r>
        <w:rPr>
          <w:color w:val="ff6600"/>
          <w:sz w:val="24"/>
          <w:szCs w:val="24"/>
          <w:lang w:val="en-US"/>
        </w:rPr>
        <w:t>ቀዩ</w:t>
      </w:r>
      <w:r>
        <w:rPr>
          <w:sz w:val="24"/>
          <w:szCs w:val="24"/>
          <w:lang w:val="en-US"/>
        </w:rPr>
        <w:t xml:space="preserve"> ሰንደቋ ይህ ሲነሳ ያማቸዋል ወገኖቼ ይታመማሉ ይታወካሉ። ነፍሳቸው እጅግ አብዝታ እኛን ትጠየፋለች ለምን? ለምን? ይሄን ጠይቃችሁ ታውቃላችሁ? እኛ የኢትዮጵያ የዓለም ብርሃን ቤተሰቦች በአብዛኛው ይሄንን ሚስጥር በመረዳትም በማወቅም ላይ ያለን ወስጡን ገብተን ብርሃናዊዉን ሚስጥር እየተረዳን የመጣን ሰዎች ነን።</w:t>
      </w:r>
    </w:p>
    <w:p>
      <w:pPr>
        <w:pStyle w:val="style0"/>
        <w:jc w:val="both"/>
        <w:rPr>
          <w:sz w:val="24"/>
          <w:szCs w:val="24"/>
        </w:rPr>
      </w:pPr>
      <w:r>
        <w:rPr>
          <w:sz w:val="24"/>
          <w:szCs w:val="24"/>
          <w:lang w:val="en-US"/>
        </w:rPr>
        <w:t xml:space="preserve">የኛን እውነት ተዋህዶ ኦርቶዶክስ እምነት የኛን ትክክለኛ ጎዳና ህዝብ ሁሉ እንዲጨብጠው በዚህ አውነት ጎዳና እንዲሄድ </w:t>
      </w:r>
      <w:r w:rsidRPr="480904A0">
        <w:rPr>
          <w:color w:val="ff0000"/>
          <w:sz w:val="24"/>
          <w:szCs w:val="24"/>
          <w:lang w:val="en-US"/>
          <w:rPrChange w:id="1" w:author="ZTE Blade L8" w:date="2024-06-18T05:42:00Z">
            <w:rPr>
              <w:sz w:val="24"/>
              <w:szCs w:val="24"/>
              <w:lang w:val="en-US"/>
            </w:rPr>
          </w:rPrChange>
        </w:rPr>
        <w:t>እግዚአብሔር</w:t>
      </w:r>
      <w:r>
        <w:rPr>
          <w:sz w:val="24"/>
          <w:szCs w:val="24"/>
          <w:lang w:val="en-US"/>
        </w:rPr>
        <w:t xml:space="preserve"> ባስጨበጠን እውነት ላይ በሰጠን ፈቃድ ላይ ተመስርተን ህዝቡን ወደ እውነት ለመመለስ ያላደረግነው ድካም የልም ወገኖቼ። ያዳም ዘር የሆንክ በሙሉ 18(አስራ ስምንት) አመት ሙሉ ደከምን እኮ ማንም ሊሰማን አልፈለገም፥ ከጥቂት በሺና ከዛም በላይ በማይበዛ! በሺዎች ምናልባትም በመቶ ሽዎች አብዝተው የሚሰሙን ጠንቅቀው የሚረዱን ደግሞ እጅግ በጣም ዉስኖች ይሄንንም አውቆ ደግሞ ወደ </w:t>
      </w:r>
      <w:r>
        <w:rPr>
          <w:color w:val="ff0000"/>
          <w:sz w:val="24"/>
          <w:szCs w:val="24"/>
          <w:lang w:val="en-US"/>
        </w:rPr>
        <w:t>እግዚአብሔር</w:t>
      </w:r>
      <w:r>
        <w:rPr>
          <w:sz w:val="24"/>
          <w:szCs w:val="24"/>
          <w:lang w:val="en-US"/>
        </w:rPr>
        <w:t xml:space="preserve"> ፈቃድ የተመለሱ ሚስጠርን የተረዱ </w:t>
      </w:r>
      <w:r>
        <w:rPr>
          <w:color w:val="ff0000"/>
          <w:sz w:val="24"/>
          <w:szCs w:val="24"/>
          <w:lang w:val="en-US"/>
        </w:rPr>
        <w:t>እግዚአብሔርንም</w:t>
      </w:r>
      <w:r>
        <w:rPr>
          <w:sz w:val="24"/>
          <w:szCs w:val="24"/>
          <w:lang w:val="en-US"/>
        </w:rPr>
        <w:t xml:space="preserve"> በምላት ያወቁት የተዋህዶ ኦርቶዶክስ እምነትን ብርህንነት በሚገባ ያወቁ ኢትዮጵያዊነት ታላቅ ሚስጥር መሆኗን ያወቁ፥ ምልክቷ ዝም ብሎ ምልክት ሳይሆን የቃልኪዳን ምልክት መሆኑን የተረዱ በሚገባ ሲከታተሉ ነው የኖሩ ትምህርቱንም መግለጫዉንም </w:t>
      </w:r>
      <w:r>
        <w:rPr>
          <w:color w:val="ff0000"/>
          <w:sz w:val="24"/>
          <w:szCs w:val="24"/>
          <w:lang w:val="en-US"/>
        </w:rPr>
        <w:t>ከእግዚአብሔር</w:t>
      </w:r>
      <w:r>
        <w:rPr>
          <w:sz w:val="24"/>
          <w:szCs w:val="24"/>
          <w:lang w:val="en-US"/>
        </w:rPr>
        <w:t xml:space="preserve"> የሚመነጨውን </w:t>
      </w:r>
      <w:r>
        <w:rPr>
          <w:color w:val="ff0000"/>
          <w:sz w:val="24"/>
          <w:szCs w:val="24"/>
          <w:lang w:val="en-US"/>
        </w:rPr>
        <w:t>በእግዚአብሔር</w:t>
      </w:r>
      <w:r w:rsidRPr="28F9F2AB">
        <w:rPr>
          <w:color w:val="ff0000"/>
          <w:sz w:val="24"/>
          <w:szCs w:val="24"/>
          <w:lang w:val="en-US"/>
          <w:rPrChange w:id="2" w:author="ZTE Blade L8" w:date="2024-06-18T05:42:00Z">
            <w:rPr>
              <w:sz w:val="24"/>
              <w:szCs w:val="24"/>
              <w:lang w:val="en-US"/>
            </w:rPr>
          </w:rPrChange>
        </w:rPr>
        <w:t xml:space="preserve"> መንፈስ ቅዱስ</w:t>
      </w:r>
      <w:r>
        <w:rPr>
          <w:sz w:val="24"/>
          <w:szCs w:val="24"/>
          <w:lang w:val="en-US"/>
        </w:rPr>
        <w:t xml:space="preserve"> ፈቃድ የሚሰጠውን ትምህርት ሁሉ፤ </w:t>
      </w:r>
      <w:r>
        <w:rPr>
          <w:color w:val="ff0000"/>
          <w:sz w:val="24"/>
          <w:szCs w:val="24"/>
          <w:lang w:val="en-US"/>
        </w:rPr>
        <w:t>ከእግዚአብሔር</w:t>
      </w:r>
      <w:r>
        <w:rPr>
          <w:sz w:val="24"/>
          <w:szCs w:val="24"/>
          <w:lang w:val="en-US"/>
        </w:rPr>
        <w:t xml:space="preserve"> የሆነዉን ዉሳኔና ፍርድ ሁሉ ስናሰማ ጠንቅቀው የሚረዱን ሰዎች በመላው አለም ላይ ጥቂት ቢሆንም አሉ! </w:t>
      </w:r>
      <w:r>
        <w:rPr>
          <w:color w:val="ff0000"/>
          <w:sz w:val="24"/>
          <w:szCs w:val="24"/>
          <w:lang w:val="en-US"/>
        </w:rPr>
        <w:t>እግዚአብሔር</w:t>
      </w:r>
      <w:r>
        <w:rPr>
          <w:sz w:val="24"/>
          <w:szCs w:val="24"/>
          <w:lang w:val="en-US"/>
        </w:rPr>
        <w:t xml:space="preserve"> ልባቸውን ያቀናላቸው ማለት ነው። እንግዲህ ወገኖቼ ዛሬ ቤተሰቦቻችንም ኢትዮጵያ የዓለም ብርሃን ቤተሰቦችም እንዲሁም የሚሰሙትም እዉንቱን የሚከተሉት </w:t>
      </w:r>
      <w:r>
        <w:rPr>
          <w:color w:val="ff0000"/>
          <w:sz w:val="24"/>
          <w:szCs w:val="24"/>
          <w:lang w:val="en-US"/>
        </w:rPr>
        <w:t>እግዚአብሔር</w:t>
      </w:r>
      <w:r>
        <w:rPr>
          <w:sz w:val="24"/>
          <w:szCs w:val="24"/>
          <w:lang w:val="en-US"/>
        </w:rPr>
        <w:t xml:space="preserve"> በየስፍራው ያኖራቸው በቀያቸው በባእታቸው ያስቀመጣቸው የደበቃቸው የሰወራቸው እነዚህ ደግሞ ሚስጥሩን ተረድተው </w:t>
      </w:r>
      <w:r>
        <w:rPr>
          <w:color w:val="ff0000"/>
          <w:sz w:val="24"/>
          <w:szCs w:val="24"/>
          <w:lang w:val="en-US"/>
        </w:rPr>
        <w:t>ከእግዚአብሔር</w:t>
      </w:r>
      <w:r>
        <w:rPr>
          <w:sz w:val="24"/>
          <w:szCs w:val="24"/>
          <w:lang w:val="en-US"/>
        </w:rPr>
        <w:t xml:space="preserve"> ጋር የሰመረ ግንኙነት ይዘው የሚጓዙት ሁሉ በእምነቱ ላይ ያላቸው ጥልቅ ግንዛቤ እንዲጨምር ጠዋትም ማታም እኛም ያለማሰለስ እንደክማለን። ስለዚህ ነው ዛሬ ምን ያህል ተዋህዶ ኦርቶዶክስ እምነትን እናውቃታለን! እንገነዘባታለን! ኢትዮጵያዊነትንስ እንዴት ነው የምንረዳው ቁርኝቱን እንዴት ነው የምናየው እ! የቃልኪዳን ምልክት የሆነችዉን ሰንደቃችንን አረንጓዴ፣ ቢጫ፣ ቀዩንስ እንዴት ነው የምንረዳው ይሄንን ለማስተዋል እንዲረዳን ዛሬ ትምህርታችን እምነታችን ተዋህዶ ኦርቶዶክስ እምነት ላይ ያተኮረው። እስኪ ወደ ዋናው ትምህርት ከመዝለቃችን በፊት </w:t>
      </w:r>
      <w:r>
        <w:rPr>
          <w:color w:val="ff0000"/>
          <w:sz w:val="24"/>
          <w:szCs w:val="24"/>
          <w:lang w:val="en-US"/>
        </w:rPr>
        <w:t>የእግዚአብሔርን</w:t>
      </w:r>
      <w:r>
        <w:rPr>
          <w:sz w:val="24"/>
          <w:szCs w:val="24"/>
          <w:lang w:val="en-US"/>
        </w:rPr>
        <w:t xml:space="preserve"> ቃል እንደመግቢያ ህሊናችንን እንደማንቂያ ነፍሳችን እንድትነቃቃ የሚያደርገውን ቃል አንብበን ከዛ ወደ ትምህርታችን እንዘልቃለን።</w:t>
      </w:r>
    </w:p>
    <w:p>
      <w:pPr>
        <w:pStyle w:val="style0"/>
        <w:jc w:val="both"/>
        <w:rPr>
          <w:sz w:val="24"/>
          <w:szCs w:val="24"/>
        </w:rPr>
      </w:pPr>
      <w:r>
        <w:rPr>
          <w:sz w:val="24"/>
          <w:szCs w:val="24"/>
          <w:lang w:val="en-US"/>
        </w:rPr>
        <w:t xml:space="preserve">መዝሙረ </w:t>
      </w:r>
      <w:r>
        <w:rPr>
          <w:color w:val="ff0000"/>
          <w:sz w:val="24"/>
          <w:szCs w:val="24"/>
          <w:lang w:val="en-US"/>
        </w:rPr>
        <w:t>ዳዊት</w:t>
      </w:r>
      <w:r>
        <w:rPr>
          <w:sz w:val="24"/>
          <w:szCs w:val="24"/>
          <w:lang w:val="en-US"/>
        </w:rPr>
        <w:t xml:space="preserve"> 102(፻፪) በቅንፍ 103(፻፫) ላይ ንጉስ ነቢዩ </w:t>
      </w:r>
      <w:r>
        <w:rPr>
          <w:color w:val="ff0000"/>
          <w:sz w:val="24"/>
          <w:szCs w:val="24"/>
          <w:lang w:val="en-US"/>
        </w:rPr>
        <w:t>ዳዊት</w:t>
      </w:r>
      <w:r>
        <w:rPr>
          <w:sz w:val="24"/>
          <w:szCs w:val="24"/>
          <w:lang w:val="en-US"/>
        </w:rPr>
        <w:t xml:space="preserve"> በዛን ዘመን </w:t>
      </w:r>
      <w:r>
        <w:rPr>
          <w:color w:val="ff0000"/>
          <w:sz w:val="24"/>
          <w:szCs w:val="24"/>
          <w:lang w:val="en-US"/>
        </w:rPr>
        <w:t>በእግዚአብሔር</w:t>
      </w:r>
      <w:r>
        <w:rPr>
          <w:sz w:val="24"/>
          <w:szCs w:val="24"/>
          <w:lang w:val="en-US"/>
        </w:rPr>
        <w:t xml:space="preserve"> </w:t>
      </w:r>
      <w:r>
        <w:rPr>
          <w:color w:val="ff0000"/>
          <w:sz w:val="24"/>
          <w:szCs w:val="24"/>
          <w:lang w:val="en-US"/>
        </w:rPr>
        <w:t>መንፈስ</w:t>
      </w:r>
      <w:r>
        <w:rPr>
          <w:sz w:val="24"/>
          <w:szCs w:val="24"/>
          <w:lang w:val="en-US"/>
        </w:rPr>
        <w:t xml:space="preserve"> </w:t>
      </w:r>
      <w:r>
        <w:rPr>
          <w:color w:val="ff0000"/>
          <w:sz w:val="24"/>
          <w:szCs w:val="24"/>
          <w:lang w:val="en-US"/>
        </w:rPr>
        <w:t>ቅዱስ</w:t>
      </w:r>
      <w:r>
        <w:rPr>
          <w:sz w:val="24"/>
          <w:szCs w:val="24"/>
          <w:lang w:val="en-US"/>
        </w:rPr>
        <w:t xml:space="preserve"> ዉስጥ ሆኖ የተቀኘውንና </w:t>
      </w:r>
      <w:r>
        <w:rPr>
          <w:color w:val="ff0000"/>
          <w:sz w:val="24"/>
          <w:szCs w:val="24"/>
          <w:lang w:val="en-US"/>
        </w:rPr>
        <w:t>የእግዚአብሔር</w:t>
      </w:r>
      <w:r>
        <w:rPr>
          <w:sz w:val="24"/>
          <w:szCs w:val="24"/>
          <w:lang w:val="en-US"/>
        </w:rPr>
        <w:t xml:space="preserve"> ቃል የሆነውን ከዉስጡ የመነጨውን እውነት እስኪ እንስማው።</w:t>
      </w:r>
    </w:p>
    <w:p>
      <w:pPr>
        <w:pStyle w:val="style0"/>
        <w:jc w:val="both"/>
        <w:rPr>
          <w:sz w:val="24"/>
          <w:szCs w:val="24"/>
        </w:rPr>
      </w:pPr>
      <w:r>
        <w:rPr>
          <w:sz w:val="24"/>
          <w:szCs w:val="24"/>
          <w:lang w:val="en-US"/>
        </w:rPr>
        <w:t xml:space="preserve">“ነፍሴ ሆይ፥ </w:t>
      </w:r>
      <w:r>
        <w:rPr>
          <w:color w:val="ff0000"/>
          <w:sz w:val="24"/>
          <w:szCs w:val="24"/>
          <w:lang w:val="en-US"/>
        </w:rPr>
        <w:t>እግዚአብሔርን</w:t>
      </w:r>
      <w:r>
        <w:rPr>
          <w:sz w:val="24"/>
          <w:szCs w:val="24"/>
          <w:lang w:val="en-US"/>
        </w:rPr>
        <w:t xml:space="preserve"> ባርኪ፥ አጥንቶቼም ሁሉ፥ የተቀደሰ ስሙን።” ነፍሴ ሆይ </w:t>
      </w:r>
      <w:r>
        <w:rPr>
          <w:color w:val="ff0000"/>
          <w:sz w:val="24"/>
          <w:szCs w:val="24"/>
          <w:lang w:val="en-US"/>
        </w:rPr>
        <w:t>እግዚአብሔርን</w:t>
      </w:r>
      <w:r>
        <w:rPr>
          <w:sz w:val="24"/>
          <w:szCs w:val="24"/>
          <w:lang w:val="en-US"/>
        </w:rPr>
        <w:t xml:space="preserve"> ባርኪ</w:t>
      </w:r>
    </w:p>
    <w:p>
      <w:pPr>
        <w:pStyle w:val="style0"/>
        <w:jc w:val="both"/>
        <w:rPr>
          <w:sz w:val="24"/>
          <w:szCs w:val="24"/>
        </w:rPr>
      </w:pPr>
      <w:r>
        <w:rPr>
          <w:sz w:val="24"/>
          <w:szCs w:val="24"/>
          <w:lang w:val="en-US"/>
        </w:rPr>
        <w:t xml:space="preserve">  — መዝሙር 103፥1</w:t>
      </w:r>
    </w:p>
    <w:p>
      <w:pPr>
        <w:pStyle w:val="style0"/>
        <w:jc w:val="both"/>
        <w:rPr>
          <w:sz w:val="24"/>
          <w:szCs w:val="24"/>
        </w:rPr>
      </w:pPr>
      <w:r>
        <w:rPr>
          <w:sz w:val="24"/>
          <w:szCs w:val="24"/>
          <w:lang w:val="en-US"/>
        </w:rPr>
        <w:t xml:space="preserve">በነፍሳችሁ </w:t>
      </w:r>
      <w:r>
        <w:rPr>
          <w:color w:val="ff0000"/>
          <w:sz w:val="24"/>
          <w:szCs w:val="24"/>
          <w:lang w:val="en-US"/>
        </w:rPr>
        <w:t>እግዚአብሔርን</w:t>
      </w:r>
      <w:r>
        <w:rPr>
          <w:sz w:val="24"/>
          <w:szCs w:val="24"/>
          <w:lang w:val="en-US"/>
        </w:rPr>
        <w:t xml:space="preserve"> ትባርካላችሁ? ወገኖቼ ነፍሳችሁ </w:t>
      </w:r>
      <w:r>
        <w:rPr>
          <w:color w:val="ff0000"/>
          <w:sz w:val="24"/>
          <w:szCs w:val="24"/>
          <w:lang w:val="en-US"/>
        </w:rPr>
        <w:t>እግዚአብሔርን</w:t>
      </w:r>
      <w:r>
        <w:rPr>
          <w:sz w:val="24"/>
          <w:szCs w:val="24"/>
          <w:lang w:val="en-US"/>
        </w:rPr>
        <w:t xml:space="preserve"> ይባርክ! ያመስግን ያወድስ ይህ ማለት ከልባችሁ </w:t>
      </w:r>
      <w:r>
        <w:rPr>
          <w:color w:val="ff0000"/>
          <w:sz w:val="24"/>
          <w:szCs w:val="24"/>
          <w:lang w:val="en-US"/>
        </w:rPr>
        <w:t>እግዚአብሔርን</w:t>
      </w:r>
      <w:r>
        <w:rPr>
          <w:sz w:val="24"/>
          <w:szCs w:val="24"/>
          <w:lang w:val="en-US"/>
        </w:rPr>
        <w:t xml:space="preserve"> አመስግኑ። ከፍቅራችሁ አድርጉት በእንባችሁ፣ በፍቅራችሁ፣ ብደስታችሁ ሁሉ </w:t>
      </w:r>
      <w:r>
        <w:rPr>
          <w:color w:val="ff0000"/>
          <w:sz w:val="24"/>
          <w:szCs w:val="24"/>
          <w:lang w:val="en-US"/>
        </w:rPr>
        <w:t>እግዚአብሔር</w:t>
      </w:r>
      <w:r>
        <w:rPr>
          <w:sz w:val="24"/>
          <w:szCs w:val="24"/>
          <w:lang w:val="en-US"/>
        </w:rPr>
        <w:t xml:space="preserve"> የሰራውን ድንቅ እያሰባችሁ </w:t>
      </w:r>
      <w:r>
        <w:rPr>
          <w:color w:val="ff0000"/>
          <w:sz w:val="24"/>
          <w:szCs w:val="24"/>
          <w:lang w:val="en-US"/>
        </w:rPr>
        <w:t>እግዚአብሔርን</w:t>
      </w:r>
      <w:r>
        <w:rPr>
          <w:sz w:val="24"/>
          <w:szCs w:val="24"/>
          <w:lang w:val="en-US"/>
        </w:rPr>
        <w:t xml:space="preserve"> ባርኩ አመስግኑት። ለነፍሳችሁ የሰጠውን ምግብ ለህይወታችሁ ያዘጋጀውን የበረከቱን ብዛት! ማናቸዉንም ነገር ለህሊናችሁ እስኪ መግቡት አስቡት! ይህ ሁሉ ብቻ አይደለም </w:t>
      </w:r>
      <w:r>
        <w:rPr>
          <w:color w:val="ff0000"/>
          <w:sz w:val="24"/>
          <w:szCs w:val="24"/>
          <w:lang w:val="en-US"/>
        </w:rPr>
        <w:t>እግዚአብሔር</w:t>
      </w:r>
      <w:r>
        <w:rPr>
          <w:sz w:val="24"/>
          <w:szCs w:val="24"/>
          <w:lang w:val="en-US"/>
        </w:rPr>
        <w:t xml:space="preserve"> የዘለአለምን ህይወት እንድትወርሱ ልጁም እንድትሆኑ አባታችን እያላችሁ አባቴ እያላችሁ እንድታነጋግሩት ይህ ድንቅ አምላክ ሰማይና ምድርን የዘረጋ የፈጠረ የማይመረመር አምላክ በቸርነቱ በፀጋው በፍቀሩ የወደዳችሁን አምላክ አስቲ  “ነፍሴ ሆይ፥ </w:t>
      </w:r>
      <w:r>
        <w:rPr>
          <w:color w:val="ff0000"/>
          <w:sz w:val="24"/>
          <w:szCs w:val="24"/>
          <w:lang w:val="en-US"/>
        </w:rPr>
        <w:t>እግዚአብሔርን</w:t>
      </w:r>
      <w:r>
        <w:rPr>
          <w:sz w:val="24"/>
          <w:szCs w:val="24"/>
          <w:lang w:val="en-US"/>
        </w:rPr>
        <w:t xml:space="preserve"> ባርኪ፥ አጥንቶቼም ሁሉ፥ የተቀደሰ ስሙን። ነፍሴ ሆይ </w:t>
      </w:r>
      <w:r>
        <w:rPr>
          <w:color w:val="ff0000"/>
          <w:sz w:val="24"/>
          <w:szCs w:val="24"/>
          <w:lang w:val="en-US"/>
        </w:rPr>
        <w:t>እግዚአብሔርን</w:t>
      </w:r>
      <w:r>
        <w:rPr>
          <w:sz w:val="24"/>
          <w:szCs w:val="24"/>
          <w:lang w:val="en-US"/>
        </w:rPr>
        <w:t xml:space="preserve"> ባርኪ” እያላችሁ ምስጋናውን አቅርቡ። “ምስጋናውንም ሁሉ አትርሺ፤” የተደረገላችሁን ሁሉ አትርሱ ነው!  “ኃጢአትሽን ሁሉ ይቅር የሚል፥” ልብ በሉ እያጠፋን እየበደልን ክፉ ስራ እየሰራን በየእለቱ በጥፋት እየተመላለስን አባቴ ይቅር በለኝ ዛሬ በድየሃለሁ አጥፍቻለሁ ይሄን ይሄን አድርጊያለሁ! ልጀ ሁለተኛ ይሁንን ነገር አታድርግ አይጠቅምም ነፍስህን ይጎዳታል! ላሁኑ ምሬሃለሁ ሁለተኛ ግን ይሄን ሃጥያት አትስራ ይሄን ነው ሁልጊዜ የሚለው </w:t>
      </w:r>
      <w:r w:rsidRPr="C6F90B4F">
        <w:rPr>
          <w:color w:val="ff0000"/>
          <w:sz w:val="24"/>
          <w:szCs w:val="24"/>
          <w:lang w:val="en-US"/>
          <w:rPrChange w:id="3" w:author="ZTE Blade L8" w:date="2024-06-18T05:43:00Z">
            <w:rPr>
              <w:sz w:val="24"/>
              <w:szCs w:val="24"/>
              <w:lang w:val="en-US"/>
            </w:rPr>
          </w:rPrChange>
        </w:rPr>
        <w:t>እግዚአብሔር</w:t>
      </w:r>
      <w:r>
        <w:rPr>
          <w:sz w:val="24"/>
          <w:szCs w:val="24"/>
          <w:lang w:val="en-US"/>
        </w:rPr>
        <w:t xml:space="preserve">  </w:t>
      </w:r>
    </w:p>
    <w:p>
      <w:pPr>
        <w:pStyle w:val="style0"/>
        <w:jc w:val="both"/>
        <w:rPr>
          <w:sz w:val="24"/>
          <w:szCs w:val="24"/>
        </w:rPr>
      </w:pPr>
      <w:r>
        <w:rPr>
          <w:sz w:val="24"/>
          <w:szCs w:val="24"/>
          <w:lang w:val="en-US"/>
        </w:rPr>
        <w:t>”ደዌሽንም ሁሉ የሚፈውስ፥”  — መዝሙር 103፥4</w:t>
      </w:r>
    </w:p>
    <w:p>
      <w:pPr>
        <w:pStyle w:val="style0"/>
        <w:jc w:val="both"/>
        <w:rPr>
          <w:sz w:val="24"/>
          <w:szCs w:val="24"/>
        </w:rPr>
      </w:pPr>
      <w:r>
        <w:rPr>
          <w:sz w:val="24"/>
          <w:szCs w:val="24"/>
          <w:lang w:val="en-US"/>
        </w:rPr>
        <w:t xml:space="preserve"> ቢያማችሁ የሚፈዉሳችሁ።    “ሕይወትሽን ከጥፋት የሚያድናት፥” አዎ ወደ ማይጠቅማችሁ እንዳትሄዱ፤ ወደ ከፋ ጎዳና እንዳትዘልቁ ዲያቢሎስ ካጠመደው ወጥመድ ዉስጥ እንዳትገቡ </w:t>
      </w:r>
      <w:r w:rsidRPr="F8D84FA1">
        <w:rPr>
          <w:color w:val="ff0000"/>
          <w:sz w:val="24"/>
          <w:szCs w:val="24"/>
          <w:lang w:val="en-US"/>
          <w:rPrChange w:id="4" w:author="ZTE Blade L8" w:date="2024-06-18T05:43:00Z">
            <w:rPr>
              <w:sz w:val="24"/>
              <w:szCs w:val="24"/>
              <w:lang w:val="en-US"/>
            </w:rPr>
          </w:rPrChange>
        </w:rPr>
        <w:t>እግዚአብሔር</w:t>
      </w:r>
      <w:r>
        <w:rPr>
          <w:sz w:val="24"/>
          <w:szCs w:val="24"/>
          <w:lang w:val="en-US"/>
        </w:rPr>
        <w:t xml:space="preserve"> ያድናችኋል።  </w:t>
      </w:r>
    </w:p>
    <w:p>
      <w:pPr>
        <w:pStyle w:val="style0"/>
        <w:jc w:val="both"/>
        <w:rPr>
          <w:sz w:val="24"/>
          <w:szCs w:val="24"/>
        </w:rPr>
      </w:pPr>
      <w:r>
        <w:rPr>
          <w:sz w:val="24"/>
          <w:szCs w:val="24"/>
          <w:lang w:val="en-US"/>
        </w:rPr>
        <w:t>”በምሕረቱና በቸርነቱ የሚከልልሽ፥ ምኞትሽን ከበረከቱ የሚያጠግባት፥ ጕልማስነትሽን እንደ ንስር ያድሳል።”  — መዝሙር 103፥5</w:t>
      </w:r>
    </w:p>
    <w:p>
      <w:pPr>
        <w:pStyle w:val="style0"/>
        <w:jc w:val="both"/>
        <w:rPr>
          <w:sz w:val="24"/>
          <w:szCs w:val="24"/>
        </w:rPr>
      </w:pPr>
      <w:r>
        <w:rPr>
          <w:sz w:val="24"/>
          <w:szCs w:val="24"/>
          <w:lang w:val="en-US"/>
        </w:rPr>
        <w:t>“</w:t>
      </w:r>
      <w:r>
        <w:rPr>
          <w:color w:val="ff0000"/>
          <w:sz w:val="24"/>
          <w:szCs w:val="24"/>
          <w:lang w:val="en-US"/>
        </w:rPr>
        <w:t>እግዚአብሔር</w:t>
      </w:r>
      <w:r>
        <w:rPr>
          <w:sz w:val="24"/>
          <w:szCs w:val="24"/>
          <w:lang w:val="en-US"/>
        </w:rPr>
        <w:t xml:space="preserve"> ይቅርታ አድራጊ ነው፤ ለተበደሉ ሁሉ ይፈርዳል።”  — መዝሙር 103፥6</w:t>
      </w:r>
    </w:p>
    <w:p>
      <w:pPr>
        <w:pStyle w:val="style0"/>
        <w:jc w:val="both"/>
        <w:rPr>
          <w:sz w:val="24"/>
          <w:szCs w:val="24"/>
        </w:rPr>
      </w:pPr>
      <w:r>
        <w:rPr>
          <w:sz w:val="24"/>
          <w:szCs w:val="24"/>
          <w:lang w:val="en-US"/>
        </w:rPr>
        <w:t>“ለሙሴ መንገዱን አስታወቀ፥ ለእስራኤል ልጆችም አደራረጉን።”  — መዝሙር 103፥7</w:t>
      </w:r>
    </w:p>
    <w:p>
      <w:pPr>
        <w:pStyle w:val="style0"/>
        <w:jc w:val="both"/>
        <w:rPr>
          <w:sz w:val="24"/>
          <w:szCs w:val="24"/>
        </w:rPr>
      </w:pPr>
      <w:r>
        <w:rPr>
          <w:sz w:val="24"/>
          <w:szCs w:val="24"/>
          <w:lang w:val="en-US"/>
        </w:rPr>
        <w:t>እንዴት ሊያድናቸው እንደወደደ፤ እንዴት ምህረት እንደሚያደርግላቸው፤ እንዴት እንደመረጣቸው፤ በባርያው በሙሴ በኩል ይሄን ሲነግርቸው ነበር።</w:t>
      </w:r>
    </w:p>
    <w:p>
      <w:pPr>
        <w:pStyle w:val="style0"/>
        <w:jc w:val="both"/>
        <w:rPr>
          <w:sz w:val="24"/>
          <w:szCs w:val="24"/>
        </w:rPr>
      </w:pPr>
      <w:r>
        <w:rPr>
          <w:sz w:val="24"/>
          <w:szCs w:val="24"/>
          <w:lang w:val="en-US"/>
        </w:rPr>
        <w:t>“</w:t>
      </w:r>
      <w:r>
        <w:rPr>
          <w:color w:val="ff0000"/>
          <w:sz w:val="24"/>
          <w:szCs w:val="24"/>
          <w:lang w:val="en-US"/>
        </w:rPr>
        <w:t>እግዚአብሔር</w:t>
      </w:r>
      <w:r>
        <w:rPr>
          <w:sz w:val="24"/>
          <w:szCs w:val="24"/>
          <w:lang w:val="en-US"/>
        </w:rPr>
        <w:t xml:space="preserve"> መሓሪና ይቅር ባይ ነው፥ ከቍጣ የራቀ ምሕረቱም የበዛ።”  — መዝሙር 103፥8</w:t>
      </w:r>
    </w:p>
    <w:p>
      <w:pPr>
        <w:pStyle w:val="style0"/>
        <w:jc w:val="both"/>
        <w:rPr>
          <w:sz w:val="24"/>
          <w:szCs w:val="24"/>
        </w:rPr>
      </w:pPr>
      <w:r>
        <w:rPr>
          <w:sz w:val="24"/>
          <w:szCs w:val="24"/>
          <w:lang w:val="en-US"/>
        </w:rPr>
        <w:t xml:space="preserve">ለዚህ ነው ነው ዛሬ ይሄ ሁሉ ወንጀል በዚህ በአለም ላይ እየተሰራ እያያችሁት፤ ይሄ ሁሉ በደል እየተፈፀመ </w:t>
      </w:r>
      <w:r>
        <w:rPr>
          <w:color w:val="ff0000"/>
          <w:sz w:val="24"/>
          <w:szCs w:val="24"/>
          <w:lang w:val="en-US"/>
        </w:rPr>
        <w:t>እግዚአብሔር</w:t>
      </w:r>
      <w:r>
        <w:rPr>
          <w:sz w:val="24"/>
          <w:szCs w:val="24"/>
          <w:lang w:val="en-US"/>
        </w:rPr>
        <w:t xml:space="preserve"> እስካሁንም ድረስ በይቅርታና በምህረት ለሚመጡት ወደ ጉያው ለሚሰበሰቡት ሁሉ እጁን ያላጠፈው።</w:t>
      </w:r>
    </w:p>
    <w:p>
      <w:pPr>
        <w:pStyle w:val="style0"/>
        <w:jc w:val="both"/>
        <w:rPr>
          <w:sz w:val="24"/>
          <w:szCs w:val="24"/>
        </w:rPr>
      </w:pPr>
      <w:r>
        <w:rPr>
          <w:sz w:val="24"/>
          <w:szCs w:val="24"/>
          <w:lang w:val="en-US"/>
        </w:rPr>
        <w:t>“ሁልጊዜም አይቀሥፍም፥ ለዘላለምም አይቈጣም።”  — መዝሙር 103፥9</w:t>
      </w:r>
    </w:p>
    <w:p>
      <w:pPr>
        <w:pStyle w:val="style0"/>
        <w:jc w:val="both"/>
        <w:rPr>
          <w:sz w:val="24"/>
          <w:szCs w:val="24"/>
        </w:rPr>
      </w:pPr>
      <w:r>
        <w:rPr>
          <w:sz w:val="24"/>
          <w:szCs w:val="24"/>
          <w:lang w:val="en-US"/>
        </w:rPr>
        <w:t xml:space="preserve">ምህረቱ ብዙ ነው </w:t>
      </w:r>
      <w:r>
        <w:rPr>
          <w:color w:val="ff0000"/>
          <w:sz w:val="24"/>
          <w:szCs w:val="24"/>
          <w:lang w:val="en-US"/>
        </w:rPr>
        <w:t>የእግዚአብሔር</w:t>
      </w:r>
      <w:r>
        <w:rPr>
          <w:sz w:val="24"/>
          <w:szCs w:val="24"/>
          <w:lang w:val="en-US"/>
        </w:rPr>
        <w:t>።</w:t>
      </w:r>
    </w:p>
    <w:p>
      <w:pPr>
        <w:pStyle w:val="style0"/>
        <w:jc w:val="both"/>
        <w:rPr>
          <w:sz w:val="24"/>
          <w:szCs w:val="24"/>
        </w:rPr>
      </w:pPr>
      <w:r>
        <w:rPr>
          <w:sz w:val="24"/>
          <w:szCs w:val="24"/>
          <w:lang w:val="en-US"/>
        </w:rPr>
        <w:t xml:space="preserve">“እንደ ኃጢአታችን አላደረገብንም፥ እንደ በደላችንም አልከፈለንም።” ... “ሰማይ ከምድር ከፍ እንደሚል፥ እንዲሁ </w:t>
      </w:r>
      <w:r>
        <w:rPr>
          <w:color w:val="ff0000"/>
          <w:sz w:val="24"/>
          <w:szCs w:val="24"/>
          <w:lang w:val="en-US"/>
        </w:rPr>
        <w:t>እግዚአብሔር</w:t>
      </w:r>
      <w:r>
        <w:rPr>
          <w:sz w:val="24"/>
          <w:szCs w:val="24"/>
          <w:lang w:val="en-US"/>
        </w:rPr>
        <w:t xml:space="preserve"> ምሕረቱን በሚፈሩት ላይ አጠነከረ።” — መዝሙር 103፥10 - 11</w:t>
      </w:r>
    </w:p>
    <w:p>
      <w:pPr>
        <w:pStyle w:val="style0"/>
        <w:jc w:val="both"/>
        <w:rPr>
          <w:sz w:val="24"/>
          <w:szCs w:val="24"/>
        </w:rPr>
      </w:pPr>
      <w:r>
        <w:rPr>
          <w:sz w:val="24"/>
          <w:szCs w:val="24"/>
          <w:lang w:val="en-US"/>
        </w:rPr>
        <w:t xml:space="preserve">ይሄ ነው እንግዲህ ወገኖቼ ጥበበ፣ እውቀት፣ ሀብት፣ ስልጣን ማናቸውንም ነገር ቢኖሩ </w:t>
      </w:r>
      <w:r>
        <w:rPr>
          <w:color w:val="ff0000"/>
          <w:sz w:val="24"/>
          <w:szCs w:val="24"/>
          <w:lang w:val="en-US"/>
        </w:rPr>
        <w:t>ከእግዚአብሔር</w:t>
      </w:r>
      <w:r>
        <w:rPr>
          <w:sz w:val="24"/>
          <w:szCs w:val="24"/>
          <w:lang w:val="en-US"/>
        </w:rPr>
        <w:t xml:space="preserve"> ጋር አያገናኙም። የሁሉ ነገር መግቢያው </w:t>
      </w:r>
      <w:r>
        <w:rPr>
          <w:color w:val="ff0000"/>
          <w:sz w:val="24"/>
          <w:szCs w:val="24"/>
          <w:lang w:val="en-US"/>
        </w:rPr>
        <w:t>እግዚአብሔርን</w:t>
      </w:r>
      <w:r>
        <w:rPr>
          <w:sz w:val="24"/>
          <w:szCs w:val="24"/>
          <w:lang w:val="en-US"/>
        </w:rPr>
        <w:t xml:space="preserve"> መፍራት ነው! ቃሉን ሰምቶ ማመን ነው። ካመኑ በኋላ ደግሞ ፈቃዱን አውቆ፣ ፈርቶ፣ አክብሮ፣ ወዶ መኖር ነው። </w:t>
      </w:r>
      <w:r>
        <w:rPr>
          <w:color w:val="ff0000"/>
          <w:sz w:val="24"/>
          <w:szCs w:val="24"/>
          <w:lang w:val="en-US"/>
        </w:rPr>
        <w:t>እግዚአብሔር</w:t>
      </w:r>
      <w:r>
        <w:rPr>
          <w:sz w:val="24"/>
          <w:szCs w:val="24"/>
          <w:lang w:val="en-US"/>
        </w:rPr>
        <w:t xml:space="preserve"> ደግሞ ምህረቱ ሁልጊዜ በነእንደዚህ አይነት ሰዎች ላይ የበዛ ነው። ይምራቸዋል።</w:t>
      </w:r>
    </w:p>
    <w:p>
      <w:pPr>
        <w:pStyle w:val="style0"/>
        <w:jc w:val="both"/>
        <w:rPr>
          <w:sz w:val="24"/>
          <w:szCs w:val="24"/>
        </w:rPr>
      </w:pPr>
      <w:r>
        <w:rPr>
          <w:sz w:val="24"/>
          <w:szCs w:val="24"/>
          <w:lang w:val="en-US"/>
        </w:rPr>
        <w:t>“ምሥራቅ ከምዕራብ እንደሚርቅ፥ እንዲሁ ኃጢአታችንን ከእኛ አራቀ።”  — መዝሙር 103፥12</w:t>
      </w:r>
    </w:p>
    <w:p>
      <w:pPr>
        <w:pStyle w:val="style0"/>
        <w:jc w:val="both"/>
        <w:rPr>
          <w:sz w:val="24"/>
          <w:szCs w:val="24"/>
        </w:rPr>
      </w:pPr>
      <w:r>
        <w:rPr>
          <w:sz w:val="24"/>
          <w:szCs w:val="24"/>
          <w:lang w:val="en-US"/>
        </w:rPr>
        <w:t xml:space="preserve">አያችሁ </w:t>
      </w:r>
    </w:p>
    <w:p>
      <w:pPr>
        <w:pStyle w:val="style0"/>
        <w:jc w:val="both"/>
        <w:rPr>
          <w:sz w:val="24"/>
          <w:szCs w:val="24"/>
        </w:rPr>
      </w:pPr>
      <w:r>
        <w:rPr>
          <w:sz w:val="24"/>
          <w:szCs w:val="24"/>
          <w:lang w:val="en-US"/>
        </w:rPr>
        <w:t xml:space="preserve">“አባት ለልጆቹ እንደሚራራ እንዲሁ </w:t>
      </w:r>
      <w:r>
        <w:rPr>
          <w:color w:val="ff0000"/>
          <w:sz w:val="24"/>
          <w:szCs w:val="24"/>
          <w:lang w:val="en-US"/>
        </w:rPr>
        <w:t>እግዚአብሔር</w:t>
      </w:r>
      <w:r>
        <w:rPr>
          <w:sz w:val="24"/>
          <w:szCs w:val="24"/>
          <w:lang w:val="en-US"/>
        </w:rPr>
        <w:t xml:space="preserve"> ለሚፈሩት ይራራል፤” ... “ፍጥረታችንን እርሱ ያውቃልና፤” መዝሙር 103፥13 - 14</w:t>
      </w:r>
    </w:p>
    <w:p>
      <w:pPr>
        <w:pStyle w:val="style0"/>
        <w:jc w:val="both"/>
        <w:rPr>
          <w:sz w:val="24"/>
          <w:szCs w:val="24"/>
        </w:rPr>
      </w:pPr>
      <w:r>
        <w:rPr>
          <w:sz w:val="24"/>
          <w:szCs w:val="24"/>
          <w:lang w:val="en-US"/>
        </w:rPr>
        <w:t xml:space="preserve">አዎ ይሄውላችሁ ይሄ ነው ትልቁ ነጥብ “ፍጥረታችንን እርሱ ያውቃል” የፈጠረን ራሱ አይደል ድካማችንን፣ በስጋ መሸነፋችንን ይህን ሁሉ ያውቀዋል </w:t>
      </w:r>
      <w:r w:rsidRPr="099FD043">
        <w:rPr>
          <w:color w:val="ff0000"/>
          <w:sz w:val="24"/>
          <w:szCs w:val="24"/>
          <w:lang w:val="en-US"/>
          <w:rPrChange w:id="5" w:author="ZTE Blade L8" w:date="2024-06-18T05:44:00Z">
            <w:rPr>
              <w:sz w:val="24"/>
              <w:szCs w:val="24"/>
              <w:lang w:val="en-US"/>
            </w:rPr>
          </w:rPrChange>
        </w:rPr>
        <w:t>እግዚአብሔር</w:t>
      </w:r>
      <w:r>
        <w:rPr>
          <w:sz w:val="24"/>
          <w:szCs w:val="24"/>
          <w:lang w:val="en-US"/>
        </w:rPr>
        <w:t>።</w:t>
      </w:r>
    </w:p>
    <w:p>
      <w:pPr>
        <w:pStyle w:val="style0"/>
        <w:jc w:val="both"/>
        <w:rPr>
          <w:sz w:val="24"/>
          <w:szCs w:val="24"/>
        </w:rPr>
      </w:pPr>
      <w:r>
        <w:rPr>
          <w:sz w:val="24"/>
          <w:szCs w:val="24"/>
          <w:lang w:val="en-US"/>
        </w:rPr>
        <w:t>“አቤቱ፥ እኛ አፈር እንደ ሆንን አስብ።”  — መዝሙር 103፥13 - 14</w:t>
      </w:r>
    </w:p>
    <w:p>
      <w:pPr>
        <w:pStyle w:val="style0"/>
        <w:jc w:val="both"/>
        <w:rPr>
          <w:sz w:val="24"/>
          <w:szCs w:val="24"/>
        </w:rPr>
      </w:pPr>
      <w:r>
        <w:rPr>
          <w:sz w:val="24"/>
          <w:szCs w:val="24"/>
          <w:lang w:val="en-US"/>
        </w:rPr>
        <w:t>መዝሙር 103</w:t>
      </w:r>
    </w:p>
    <w:p>
      <w:pPr>
        <w:pStyle w:val="style0"/>
        <w:jc w:val="both"/>
        <w:rPr>
          <w:sz w:val="24"/>
          <w:szCs w:val="24"/>
        </w:rPr>
      </w:pPr>
      <w:r>
        <w:rPr>
          <w:sz w:val="24"/>
          <w:szCs w:val="24"/>
          <w:lang w:val="en-US"/>
        </w:rPr>
        <w:t>¯¯¯¯¯¯¯¯¯¯</w:t>
      </w:r>
    </w:p>
    <w:p>
      <w:pPr>
        <w:pStyle w:val="style0"/>
        <w:jc w:val="both"/>
        <w:rPr>
          <w:sz w:val="24"/>
          <w:szCs w:val="24"/>
        </w:rPr>
      </w:pPr>
      <w:r>
        <w:rPr>
          <w:sz w:val="24"/>
          <w:szCs w:val="24"/>
          <w:lang w:val="en-US"/>
        </w:rPr>
        <w:t>¹⁵ ሰውስ ዘመኑ እንደ ሣር ነው፤ እንደ ዱር አበባ እንዲሁ ያብባል፤</w:t>
      </w:r>
    </w:p>
    <w:p>
      <w:pPr>
        <w:pStyle w:val="style0"/>
        <w:jc w:val="both"/>
        <w:rPr>
          <w:sz w:val="24"/>
          <w:szCs w:val="24"/>
        </w:rPr>
      </w:pPr>
      <w:r>
        <w:rPr>
          <w:sz w:val="24"/>
          <w:szCs w:val="24"/>
          <w:lang w:val="en-US"/>
        </w:rPr>
        <w:t>¹⁶ ነፋስ በነፈሰበት ጊዜ ያልፋልና፥ ስፍራውንም ደግሞ አያውቀውምና።</w:t>
      </w:r>
    </w:p>
    <w:p>
      <w:pPr>
        <w:pStyle w:val="style0"/>
        <w:jc w:val="both"/>
        <w:rPr>
          <w:sz w:val="24"/>
          <w:szCs w:val="24"/>
        </w:rPr>
      </w:pPr>
      <w:r>
        <w:rPr>
          <w:sz w:val="24"/>
          <w:szCs w:val="24"/>
          <w:lang w:val="en-US"/>
        </w:rPr>
        <w:t xml:space="preserve">¹⁷ </w:t>
      </w:r>
      <w:r>
        <w:rPr>
          <w:color w:val="ff0000"/>
          <w:sz w:val="24"/>
          <w:szCs w:val="24"/>
          <w:lang w:val="en-US"/>
        </w:rPr>
        <w:t>የእግዚአብሔር</w:t>
      </w:r>
      <w:r>
        <w:rPr>
          <w:sz w:val="24"/>
          <w:szCs w:val="24"/>
          <w:lang w:val="en-US"/>
        </w:rPr>
        <w:t xml:space="preserve"> ምሕረት ግን ከዘላለም እስከ ዘላለም በሚፈሩት ላይ፥ ጽድቁም በልጅ ልጆች ላይ ነው፤</w:t>
      </w:r>
    </w:p>
    <w:p>
      <w:pPr>
        <w:pStyle w:val="style0"/>
        <w:jc w:val="both"/>
        <w:rPr>
          <w:sz w:val="24"/>
          <w:szCs w:val="24"/>
        </w:rPr>
      </w:pPr>
      <w:r>
        <w:rPr>
          <w:sz w:val="24"/>
          <w:szCs w:val="24"/>
          <w:lang w:val="en-US"/>
        </w:rPr>
        <w:t>¹⁸ ቃል ኪዳኑን በሚጠብቁ፥ ትእዛዙንም ያደርጉአት ዘንድ በሚያስቡ ላይ ነው።</w:t>
      </w:r>
    </w:p>
    <w:p>
      <w:pPr>
        <w:pStyle w:val="style0"/>
        <w:jc w:val="both"/>
        <w:rPr>
          <w:sz w:val="24"/>
          <w:szCs w:val="24"/>
        </w:rPr>
      </w:pPr>
      <w:r>
        <w:rPr>
          <w:sz w:val="24"/>
          <w:szCs w:val="24"/>
          <w:lang w:val="en-US"/>
        </w:rPr>
        <w:t xml:space="preserve">¹⁹ </w:t>
      </w:r>
      <w:r>
        <w:rPr>
          <w:color w:val="ff0000"/>
          <w:sz w:val="24"/>
          <w:szCs w:val="24"/>
          <w:lang w:val="en-US"/>
        </w:rPr>
        <w:t>እግዚአብሔር</w:t>
      </w:r>
      <w:r>
        <w:rPr>
          <w:sz w:val="24"/>
          <w:szCs w:val="24"/>
          <w:lang w:val="en-US"/>
        </w:rPr>
        <w:t xml:space="preserve"> ዙፋኑን በሰማይ አዘጋጀ፥ መንግሥቱም ሁሉን ትገዛለች።</w:t>
      </w:r>
    </w:p>
    <w:p>
      <w:pPr>
        <w:pStyle w:val="style0"/>
        <w:jc w:val="both"/>
        <w:rPr>
          <w:sz w:val="24"/>
          <w:szCs w:val="24"/>
        </w:rPr>
      </w:pPr>
      <w:r>
        <w:rPr>
          <w:sz w:val="24"/>
          <w:szCs w:val="24"/>
          <w:lang w:val="en-US"/>
        </w:rPr>
        <w:t xml:space="preserve">“መንግሥቱም ሁሉን ትገዛለች።” ምንም </w:t>
      </w:r>
      <w:r>
        <w:rPr>
          <w:color w:val="ff0000"/>
          <w:sz w:val="24"/>
          <w:szCs w:val="24"/>
          <w:lang w:val="en-US"/>
        </w:rPr>
        <w:t>በእግዚአብሔር</w:t>
      </w:r>
      <w:r>
        <w:rPr>
          <w:sz w:val="24"/>
          <w:szCs w:val="24"/>
          <w:lang w:val="en-US"/>
        </w:rPr>
        <w:t xml:space="preserve"> የማይገዛ ነገር የለም።</w:t>
      </w:r>
    </w:p>
    <w:p>
      <w:pPr>
        <w:pStyle w:val="style0"/>
        <w:jc w:val="both"/>
        <w:rPr>
          <w:sz w:val="24"/>
          <w:szCs w:val="24"/>
        </w:rPr>
      </w:pPr>
      <w:r>
        <w:rPr>
          <w:sz w:val="24"/>
          <w:szCs w:val="24"/>
          <w:lang w:val="en-US"/>
        </w:rPr>
        <w:t xml:space="preserve">“ቃሉን የምትፈጽሙ፥” ልብ በሉ እንግዲህ ወገኖቼ ይሄንን ነጥብ ልብ ብላችሁ ሰንቁት ለልባችሁ ላይ አስቀምጡት። ቃሉን ለመፈፀም ትጉ </w:t>
      </w:r>
    </w:p>
    <w:p>
      <w:pPr>
        <w:pStyle w:val="style0"/>
        <w:jc w:val="both"/>
        <w:rPr>
          <w:sz w:val="24"/>
          <w:szCs w:val="24"/>
        </w:rPr>
      </w:pPr>
      <w:r>
        <w:rPr>
          <w:sz w:val="24"/>
          <w:szCs w:val="24"/>
          <w:lang w:val="en-US"/>
        </w:rPr>
        <w:t xml:space="preserve">“ቃሉን የምትፈጽሙ፥ ብርቱዎችና ኃያላን፥ የቃሉንም ድምፅ የምትሰሙ መላእክቱ ሁሉ፥ </w:t>
      </w:r>
      <w:r>
        <w:rPr>
          <w:color w:val="ff0000"/>
          <w:sz w:val="24"/>
          <w:szCs w:val="24"/>
          <w:lang w:val="en-US"/>
        </w:rPr>
        <w:t>እግዚአብሔርን</w:t>
      </w:r>
      <w:r>
        <w:rPr>
          <w:sz w:val="24"/>
          <w:szCs w:val="24"/>
          <w:lang w:val="en-US"/>
        </w:rPr>
        <w:t xml:space="preserve"> ባርኩ።”  — መዝሙር 103፥20</w:t>
      </w:r>
    </w:p>
    <w:p>
      <w:pPr>
        <w:pStyle w:val="style0"/>
        <w:jc w:val="both"/>
        <w:rPr>
          <w:sz w:val="24"/>
          <w:szCs w:val="24"/>
        </w:rPr>
      </w:pPr>
      <w:r>
        <w:rPr>
          <w:sz w:val="24"/>
          <w:szCs w:val="24"/>
          <w:lang w:val="en-US"/>
        </w:rPr>
        <w:t xml:space="preserve">አዎ የሚሰማ ልብ ሰጧችኋል፤ የሚታዘዝ ህሊና ሰጧችኋል፤ እሱን እንድታዳምጡ ጆሯችሁን ከፍቶላችኋል። ምን ሃያል ብትሆኑ፤ ምን እውቀት ቢኖራችሁ፤ ምን ጥበብ ቢሞላችሁ፤ ምን ሃብት ቢበዛ፤ በየትኛውም አቅጣጫ ከፍታ ላይ ብትሆኑ </w:t>
      </w:r>
      <w:r>
        <w:rPr>
          <w:color w:val="ff0000"/>
          <w:sz w:val="24"/>
          <w:szCs w:val="24"/>
          <w:lang w:val="en-US"/>
        </w:rPr>
        <w:t>የእግዚአብሔርን</w:t>
      </w:r>
      <w:r>
        <w:rPr>
          <w:sz w:val="24"/>
          <w:szCs w:val="24"/>
          <w:lang w:val="en-US"/>
        </w:rPr>
        <w:t xml:space="preserve"> ቃልና ድምፁን ሰምታችሁ ፈርታችሁት ካልኖራችሁ </w:t>
      </w:r>
      <w:r>
        <w:rPr>
          <w:color w:val="ff0000"/>
          <w:sz w:val="24"/>
          <w:szCs w:val="24"/>
          <w:lang w:val="en-US"/>
        </w:rPr>
        <w:t>እግዚአብሔርንም</w:t>
      </w:r>
      <w:r>
        <w:rPr>
          <w:sz w:val="24"/>
          <w:szCs w:val="24"/>
          <w:lang w:val="en-US"/>
        </w:rPr>
        <w:t xml:space="preserve"> በእምነታችሁ ላይ ተመስርታችሁ ካላከበራችሁት እናንተ ዋጋ አይኖራችሁም። ይሄን ካረጋችሁ ግን </w:t>
      </w:r>
      <w:r>
        <w:rPr>
          <w:color w:val="ff0000"/>
          <w:sz w:val="24"/>
          <w:szCs w:val="24"/>
          <w:lang w:val="en-US"/>
        </w:rPr>
        <w:t>እግዚአብሔር</w:t>
      </w:r>
      <w:r>
        <w:rPr>
          <w:sz w:val="24"/>
          <w:szCs w:val="24"/>
          <w:lang w:val="en-US"/>
        </w:rPr>
        <w:t xml:space="preserve"> ደግሞ ይባርካችኋል። እናንተም </w:t>
      </w:r>
      <w:r>
        <w:rPr>
          <w:color w:val="ff0000"/>
          <w:sz w:val="24"/>
          <w:szCs w:val="24"/>
          <w:lang w:val="en-US"/>
        </w:rPr>
        <w:t>እግዚአብሔርን</w:t>
      </w:r>
      <w:r>
        <w:rPr>
          <w:sz w:val="24"/>
          <w:szCs w:val="24"/>
          <w:lang w:val="en-US"/>
        </w:rPr>
        <w:t xml:space="preserve"> ልታመሰግኑት ልትባርኩት ይገባችኋል።</w:t>
      </w:r>
    </w:p>
    <w:p>
      <w:pPr>
        <w:pStyle w:val="style0"/>
        <w:jc w:val="both"/>
        <w:rPr>
          <w:sz w:val="24"/>
          <w:szCs w:val="24"/>
        </w:rPr>
      </w:pPr>
      <w:r>
        <w:rPr>
          <w:sz w:val="24"/>
          <w:szCs w:val="24"/>
          <w:lang w:val="en-US"/>
        </w:rPr>
        <w:t>መዝሙር 103</w:t>
      </w:r>
    </w:p>
    <w:p>
      <w:pPr>
        <w:pStyle w:val="style0"/>
        <w:jc w:val="both"/>
        <w:rPr>
          <w:sz w:val="24"/>
          <w:szCs w:val="24"/>
        </w:rPr>
      </w:pPr>
      <w:r>
        <w:rPr>
          <w:sz w:val="24"/>
          <w:szCs w:val="24"/>
          <w:lang w:val="en-US"/>
        </w:rPr>
        <w:t>¯¯¯¯¯¯¯¯¯¯</w:t>
      </w:r>
    </w:p>
    <w:p>
      <w:pPr>
        <w:pStyle w:val="style0"/>
        <w:jc w:val="both"/>
        <w:rPr>
          <w:sz w:val="24"/>
          <w:szCs w:val="24"/>
        </w:rPr>
      </w:pPr>
      <w:r>
        <w:rPr>
          <w:sz w:val="24"/>
          <w:szCs w:val="24"/>
          <w:lang w:val="en-US"/>
        </w:rPr>
        <w:t xml:space="preserve">²¹ ሠራዊቱ ሁሉ፥ ፈቃዱን የምታደርጉ አገልጋዮቹ፥ </w:t>
      </w:r>
      <w:r>
        <w:rPr>
          <w:color w:val="ff0000"/>
          <w:sz w:val="24"/>
          <w:szCs w:val="24"/>
          <w:lang w:val="en-US"/>
        </w:rPr>
        <w:t>እግዚአብሔርን</w:t>
      </w:r>
      <w:r>
        <w:rPr>
          <w:sz w:val="24"/>
          <w:szCs w:val="24"/>
          <w:lang w:val="en-US"/>
        </w:rPr>
        <w:t xml:space="preserve"> ባርኩ።</w:t>
      </w:r>
    </w:p>
    <w:p>
      <w:pPr>
        <w:pStyle w:val="style0"/>
        <w:jc w:val="both"/>
        <w:rPr>
          <w:sz w:val="24"/>
          <w:szCs w:val="24"/>
        </w:rPr>
      </w:pPr>
      <w:r>
        <w:rPr>
          <w:sz w:val="24"/>
          <w:szCs w:val="24"/>
          <w:lang w:val="en-US"/>
        </w:rPr>
        <w:t xml:space="preserve">²² ፍጥረቶቹ ሁሉ በግዛቱ ስፍራ ሁሉ፥ </w:t>
      </w:r>
      <w:r>
        <w:rPr>
          <w:color w:val="ff0000"/>
          <w:sz w:val="24"/>
          <w:szCs w:val="24"/>
          <w:lang w:val="en-US"/>
        </w:rPr>
        <w:t>እግዚአብሔርን</w:t>
      </w:r>
      <w:r>
        <w:rPr>
          <w:sz w:val="24"/>
          <w:szCs w:val="24"/>
          <w:lang w:val="en-US"/>
        </w:rPr>
        <w:t xml:space="preserve"> ባርኩ። ነፍሴ ሆይ፥ </w:t>
      </w:r>
      <w:r w:rsidRPr="358399C4">
        <w:rPr>
          <w:color w:val="ff0000"/>
          <w:sz w:val="24"/>
          <w:szCs w:val="24"/>
          <w:lang w:val="en-US"/>
          <w:rPrChange w:id="6" w:author="ZTE Blade L8" w:date="2024-06-18T05:44:00Z">
            <w:rPr>
              <w:sz w:val="24"/>
              <w:szCs w:val="24"/>
              <w:lang w:val="en-US"/>
            </w:rPr>
          </w:rPrChange>
        </w:rPr>
        <w:t>እግዚአብሔርን</w:t>
      </w:r>
      <w:r>
        <w:rPr>
          <w:sz w:val="24"/>
          <w:szCs w:val="24"/>
          <w:lang w:val="en-US"/>
        </w:rPr>
        <w:t xml:space="preserve"> ባርኪ።</w:t>
      </w:r>
    </w:p>
    <w:p>
      <w:pPr>
        <w:pStyle w:val="style0"/>
        <w:jc w:val="both"/>
        <w:rPr>
          <w:sz w:val="24"/>
          <w:szCs w:val="24"/>
        </w:rPr>
      </w:pPr>
      <w:r>
        <w:rPr>
          <w:sz w:val="24"/>
          <w:szCs w:val="24"/>
          <w:lang w:val="en-US"/>
        </w:rPr>
        <w:t xml:space="preserve">አዎ እንግዲህ መዝሙር 102---(103)  ይሄንን ይለናል። </w:t>
      </w:r>
      <w:r>
        <w:rPr>
          <w:color w:val="ff0000"/>
          <w:sz w:val="24"/>
          <w:szCs w:val="24"/>
          <w:lang w:val="en-US"/>
        </w:rPr>
        <w:t>ከእግዚአብሔር</w:t>
      </w:r>
      <w:r>
        <w:rPr>
          <w:sz w:val="24"/>
          <w:szCs w:val="24"/>
          <w:lang w:val="en-US"/>
        </w:rPr>
        <w:t xml:space="preserve"> የምትተዋወቅ ነፍስ፤ </w:t>
      </w:r>
      <w:r>
        <w:rPr>
          <w:color w:val="ff0000"/>
          <w:sz w:val="24"/>
          <w:szCs w:val="24"/>
          <w:lang w:val="en-US"/>
        </w:rPr>
        <w:t>እግዚአብሔርን</w:t>
      </w:r>
      <w:r>
        <w:rPr>
          <w:sz w:val="24"/>
          <w:szCs w:val="24"/>
          <w:lang w:val="en-US"/>
        </w:rPr>
        <w:t xml:space="preserve"> የምትፈራ ነፍስ </w:t>
      </w:r>
      <w:r>
        <w:rPr>
          <w:color w:val="ff0000"/>
          <w:sz w:val="24"/>
          <w:szCs w:val="24"/>
          <w:lang w:val="en-US"/>
        </w:rPr>
        <w:t>እግዚአብሔርን</w:t>
      </w:r>
      <w:r>
        <w:rPr>
          <w:sz w:val="24"/>
          <w:szCs w:val="24"/>
          <w:lang w:val="en-US"/>
        </w:rPr>
        <w:t xml:space="preserve"> ስታመሰግን ትረካለች፣ ደስ ይላታል </w:t>
      </w:r>
      <w:r>
        <w:rPr>
          <w:color w:val="ff0000"/>
          <w:sz w:val="24"/>
          <w:szCs w:val="24"/>
          <w:lang w:val="en-US"/>
        </w:rPr>
        <w:t>እግዚአብሔርን</w:t>
      </w:r>
      <w:r>
        <w:rPr>
          <w:sz w:val="24"/>
          <w:szCs w:val="24"/>
          <w:lang w:val="en-US"/>
        </w:rPr>
        <w:t xml:space="preserve"> በሙላት አዉቀዋለቻ። ቃሉን ሰምታ ፈቃዱን አውቃ አካሄዷን ሁሉ እንደ </w:t>
      </w:r>
      <w:r>
        <w:rPr>
          <w:color w:val="ff0000"/>
          <w:sz w:val="24"/>
          <w:szCs w:val="24"/>
          <w:lang w:val="en-US"/>
        </w:rPr>
        <w:t>እግዚአብሔር</w:t>
      </w:r>
      <w:r>
        <w:rPr>
          <w:sz w:val="24"/>
          <w:szCs w:val="24"/>
          <w:lang w:val="en-US"/>
        </w:rPr>
        <w:t xml:space="preserve"> ፈቃድ ያደረገች ነፍስ ሁሉ </w:t>
      </w:r>
      <w:r>
        <w:rPr>
          <w:color w:val="ff0000"/>
          <w:sz w:val="24"/>
          <w:szCs w:val="24"/>
          <w:lang w:val="en-US"/>
        </w:rPr>
        <w:t>እግዚአብሔርን</w:t>
      </w:r>
      <w:r>
        <w:rPr>
          <w:sz w:val="24"/>
          <w:szCs w:val="24"/>
          <w:lang w:val="en-US"/>
        </w:rPr>
        <w:t xml:space="preserve"> ስትባርክ ስታመሰግን ደስ ይላታል። </w:t>
      </w:r>
      <w:r>
        <w:rPr>
          <w:color w:val="ff0000"/>
          <w:sz w:val="24"/>
          <w:szCs w:val="24"/>
          <w:lang w:val="en-US"/>
        </w:rPr>
        <w:t>እግዚአብሔርን</w:t>
      </w:r>
      <w:r>
        <w:rPr>
          <w:sz w:val="24"/>
          <w:szCs w:val="24"/>
          <w:lang w:val="en-US"/>
        </w:rPr>
        <w:t xml:space="preserve"> የምትባርክ ነፍስ ባለድል ናት ሁልጊዜ አሸናፊ ናት </w:t>
      </w:r>
      <w:r>
        <w:rPr>
          <w:color w:val="ff0000"/>
          <w:sz w:val="24"/>
          <w:szCs w:val="24"/>
          <w:lang w:val="en-US"/>
        </w:rPr>
        <w:t>እግዚአብሔርን</w:t>
      </w:r>
      <w:r>
        <w:rPr>
          <w:sz w:val="24"/>
          <w:szCs w:val="24"/>
          <w:lang w:val="en-US"/>
        </w:rPr>
        <w:t xml:space="preserve"> አውቃለች አባቷን፣ ፈጣሪዋን፣ አምላኳን በሚገባ ስላወቀች አሸናፊ ናት። ያች የምትሄድበት ጎዳና ያች ነፍስ እዉነት ናት ተዋህዶ ኦርቶዶክስ ማለት ደግሞ ይሄ ነው ወገኖቼ። ተዋህዶ ኦርቶዶክስ ይሄ ሁሉ አለም እየዘመተበት ፀንታ የቆመች አንዲት እምነት ጥቂት ሰዎች ነው ያሏት ተዋህዶ ኦርቶዶክስ እምነት እኮ በጣም ዉስን ሰዎች ነን ያለነው ዉስን ህዝብ ነው ያለው </w:t>
      </w:r>
      <w:r>
        <w:rPr>
          <w:color w:val="ff0000"/>
          <w:sz w:val="24"/>
          <w:szCs w:val="24"/>
          <w:lang w:val="en-US"/>
        </w:rPr>
        <w:t>በእግዚአብሔር</w:t>
      </w:r>
      <w:r>
        <w:rPr>
          <w:sz w:val="24"/>
          <w:szCs w:val="24"/>
          <w:lang w:val="en-US"/>
        </w:rPr>
        <w:t xml:space="preserve"> እዉነት ዉስጥ። ይህ ሁሉ አለም ሊያጠፋ ይሞክራል፣ ይታገላል  ዛሬ በይፋ እና ባደባባይ እንደምትሰሙት አለም ሁሉ ዘማች ሆኗል እና ግን </w:t>
      </w:r>
      <w:r>
        <w:rPr>
          <w:color w:val="ff0000"/>
          <w:sz w:val="24"/>
          <w:szCs w:val="24"/>
          <w:lang w:val="en-US"/>
        </w:rPr>
        <w:t>እግዚአብሔር</w:t>
      </w:r>
      <w:r>
        <w:rPr>
          <w:sz w:val="24"/>
          <w:szCs w:val="24"/>
          <w:lang w:val="en-US"/>
        </w:rPr>
        <w:t xml:space="preserve"> አች አምነት እንድትጠፋ፣ ገንዘቡ እንድትጠፋ፣ ልጁ እንዲጠፋ የሚፈቅድ አምላክ አይደለም። ይሄ ነው እውነቱ እና ከዚህ ቃል በኋላ ወደ መሰረታዊው ትምህርታችን እንዝለቅ።</w:t>
      </w:r>
    </w:p>
    <w:p>
      <w:pPr>
        <w:pStyle w:val="style0"/>
        <w:jc w:val="both"/>
        <w:rPr>
          <w:sz w:val="24"/>
          <w:szCs w:val="24"/>
        </w:rPr>
      </w:pPr>
      <w:r>
        <w:rPr>
          <w:sz w:val="24"/>
          <w:szCs w:val="24"/>
          <w:lang w:val="en-US"/>
        </w:rPr>
        <w:t xml:space="preserve">እንግዲህ ቀደም እንዳልኋችሁ ዛሬ ከመደበኛው ትምህርታችን አለፍ ብለን እምነታችንን፤ ተዋህዶ ኦርቶዶክስን ቤተክርስቲያናችንን የኢትዮጵያ ተዋህዶ ኦርቶዶክስ ቤተከርስቲያንን ዛሬ ያለችበትን ቀድሞም የመጣችበትን አባቶቻችን በታላቅ ተጋድሎ ያፀኗትን እምነታችንን እና ቤተክርስቲያናችንን የዛሬው ትውልድ ምን ያህል ያውቃታል? ምንስ ይረዳል የሚለው በስፋት እንድንረዳው ወቅቱ ስለጠየቀ በዚህ ርዕስ ላይ ተመስርተን ሰፋ ያለ ትምህርትን እንማራለን። </w:t>
      </w:r>
      <w:r>
        <w:rPr>
          <w:color w:val="ff0000"/>
          <w:sz w:val="24"/>
          <w:szCs w:val="24"/>
          <w:lang w:val="en-US"/>
        </w:rPr>
        <w:t>እግዚአብሔር መንፈስ ቅዱስ</w:t>
      </w:r>
      <w:r>
        <w:rPr>
          <w:sz w:val="24"/>
          <w:szCs w:val="24"/>
          <w:lang w:val="en-US"/>
        </w:rPr>
        <w:t xml:space="preserve"> ለልባችን፣ ለህሊናችህ ከሱ የሆነውን ፈቃደ </w:t>
      </w:r>
      <w:r>
        <w:rPr>
          <w:color w:val="ff0000"/>
          <w:sz w:val="24"/>
          <w:szCs w:val="24"/>
          <w:lang w:val="en-US"/>
        </w:rPr>
        <w:t>እግዚአብሔርን</w:t>
      </w:r>
      <w:r>
        <w:rPr>
          <w:sz w:val="24"/>
          <w:szCs w:val="24"/>
          <w:lang w:val="en-US"/>
        </w:rPr>
        <w:t xml:space="preserve"> ስለ እውነትም በልባችን ያኑርልን። አሜን።</w:t>
      </w:r>
    </w:p>
    <w:p>
      <w:pPr>
        <w:pStyle w:val="style0"/>
        <w:jc w:val="both"/>
        <w:rPr>
          <w:sz w:val="24"/>
          <w:szCs w:val="24"/>
        </w:rPr>
      </w:pPr>
      <w:r>
        <w:rPr>
          <w:sz w:val="24"/>
          <w:szCs w:val="24"/>
          <w:lang w:val="en-US"/>
        </w:rPr>
        <w:t xml:space="preserve">እውነተኛይቱ የተዋህዶ ኦርቶዶክስ እምነታችን አሸናፊዋ እምነታችን በመላው አለም የፈሰሱትን፤ ምድርን የከደኑትን፤ ስፍራና ቦታ የጠበባቸውን በቁጥርም ዘጠና ዘጠኝ ከመቶ (99/100) የሆነውን በምድርም ሁሉ ፊት ተበትኖ የሚኖረውን ያዳም ዘር በጨለማው እምነታቸው በዲያቢሎስ ዘርፈ ብዙ የጨለማ ገመድ የታሰሩትን ሁሉ ተዋግታ ብርሃንን አፅንታ ለእውነት፤ </w:t>
      </w:r>
      <w:r>
        <w:rPr>
          <w:color w:val="ff0000"/>
          <w:sz w:val="24"/>
          <w:szCs w:val="24"/>
          <w:lang w:val="en-US"/>
        </w:rPr>
        <w:t>ለአብርሃሙ</w:t>
      </w:r>
      <w:r>
        <w:rPr>
          <w:sz w:val="24"/>
          <w:szCs w:val="24"/>
          <w:lang w:val="en-US"/>
        </w:rPr>
        <w:t xml:space="preserve"> </w:t>
      </w:r>
      <w:r>
        <w:rPr>
          <w:color w:val="ff0000"/>
          <w:sz w:val="24"/>
          <w:szCs w:val="24"/>
          <w:lang w:val="en-US"/>
        </w:rPr>
        <w:t>ሥላሴ</w:t>
      </w:r>
      <w:r>
        <w:rPr>
          <w:sz w:val="24"/>
          <w:szCs w:val="24"/>
          <w:lang w:val="en-US"/>
        </w:rPr>
        <w:t xml:space="preserve"> እውነት ተዋህዶ ኦርቶዶክስነትን በፅናት ያቆመች ዘመናትን ዉድ ዋጋ የከፈለች አለምና ዲያቢሎስ ባነደዱት ብርቱ የሃጥያት እሳት እየተለበለበች በታመነችለት </w:t>
      </w:r>
      <w:r>
        <w:rPr>
          <w:color w:val="ff0000"/>
          <w:sz w:val="24"/>
          <w:szCs w:val="24"/>
          <w:lang w:val="en-US"/>
        </w:rPr>
        <w:t>የአብርሃሙ ሥላሴ</w:t>
      </w:r>
      <w:r>
        <w:rPr>
          <w:sz w:val="24"/>
          <w:szCs w:val="24"/>
          <w:lang w:val="en-US"/>
        </w:rPr>
        <w:t xml:space="preserve"> ቸርነት፣ ፀጋና ጥበቃ ፀንታ የቆመችው ተዋህዶ ኦርቶዶክስን ምን ያህል እናውቃታለን? እዉነተኛይቱ ተአአህዶ ኦርቶዶክስ እምነታችን ማናት? ዛሬ </w:t>
      </w:r>
      <w:r>
        <w:rPr>
          <w:color w:val="ff0000"/>
          <w:sz w:val="24"/>
          <w:szCs w:val="24"/>
          <w:lang w:val="en-US"/>
        </w:rPr>
        <w:t>በሥላሴ</w:t>
      </w:r>
      <w:r>
        <w:rPr>
          <w:sz w:val="24"/>
          <w:szCs w:val="24"/>
          <w:lang w:val="en-US"/>
        </w:rPr>
        <w:t xml:space="preserve"> በከበረው ፀባዖት የምድር ሁሉ እምነቶች ያሸነፈች መሆኗ የተወሰነላት ልብ በሉ የተወሰነላት የታወጀላት እምነታችን ተዋህዶ ኦርቶዶክስ ማናት? ወገኖቼ </w:t>
      </w:r>
      <w:r w:rsidRPr="6D2CE131">
        <w:rPr>
          <w:color w:val="ff0000"/>
          <w:sz w:val="24"/>
          <w:szCs w:val="24"/>
          <w:lang w:val="en-US"/>
          <w:rPrChange w:id="7" w:author="ZTE Blade L8" w:date="2024-06-18T05:44:00Z">
            <w:rPr>
              <w:sz w:val="24"/>
              <w:szCs w:val="24"/>
              <w:lang w:val="en-US"/>
            </w:rPr>
          </w:rPrChange>
        </w:rPr>
        <w:t>የእግዚአብሔርም</w:t>
      </w:r>
      <w:r>
        <w:rPr>
          <w:sz w:val="24"/>
          <w:szCs w:val="24"/>
          <w:lang w:val="en-US"/>
        </w:rPr>
        <w:t xml:space="preserve"> </w:t>
      </w:r>
      <w:r>
        <w:rPr>
          <w:color w:val="ff0000"/>
          <w:sz w:val="24"/>
          <w:szCs w:val="24"/>
          <w:lang w:val="en-US"/>
        </w:rPr>
        <w:t>የድንግልም</w:t>
      </w:r>
      <w:r>
        <w:rPr>
          <w:sz w:val="24"/>
          <w:szCs w:val="24"/>
          <w:lang w:val="en-US"/>
        </w:rPr>
        <w:t xml:space="preserve"> ቤተሰቦች ተዋህዶ ኦርቶዶክስ እምነታችንን አባቶቻችን አሸናፊዋ እምነት እንድትሆን </w:t>
      </w:r>
      <w:r w:rsidRPr="C1756ADD">
        <w:rPr>
          <w:color w:val="ff0000"/>
          <w:sz w:val="24"/>
          <w:szCs w:val="24"/>
          <w:lang w:val="en-US"/>
          <w:rPrChange w:id="8" w:author="ZTE Blade L8" w:date="2024-06-18T06:08:00Z">
            <w:rPr>
              <w:sz w:val="24"/>
              <w:szCs w:val="24"/>
              <w:lang w:val="en-US"/>
            </w:rPr>
          </w:rPrChange>
        </w:rPr>
        <w:t>በሥላሴም</w:t>
      </w:r>
      <w:r>
        <w:rPr>
          <w:sz w:val="24"/>
          <w:szCs w:val="24"/>
          <w:lang w:val="en-US"/>
        </w:rPr>
        <w:t xml:space="preserve"> ፊት እንድትከብር፣ እንድትወደድ እንዴት አደረጓት ምንስ ሰሩ? እንዴትስ ህይወት በሆነችው ተዋህዶ ኦርቶዶክስ እምነታቸው ዉስጥ ተመላለሱ? እንዴት ኖሩበት? እንዴት? እኮ እንዴት? ብለን እንጠይቅ ገድላትን፣ ኃይማኖተ አበውን ለተመለከተ ለዚህ መልስ በሚገባ ያገኛል በሚበልጥም ደግሞ ይረዳዋል አጣጥሞ እዉነትን ለመግለፅም ለራሱ መልስ ለማግኘት ይችላል። የዛሬው ትውልድ በተለይም ያገራችን ህዝብ የኢትዮጵያ ተዋህዶ ኦርቶዶክስ አማኝ ነኝ በሚለው እንዲሁም የሚለውም አገልጋዩም ምዕመኑም የት መስመር ላይ ነው ያለው? ወዴት ጋር ነው የቆመው? ስሙን ነው የተሸከመው? ወይስ የእዉነት በዛ ዉስጥ እየኖረበት እየተመላለሰበት ነው? በርግጥ ለተዋህዶ ኦርቶዶክስ እምነት  የሚመጥን እምነትና የህይወት ምልልስ ዉስጥ ነው? ነው ወይ ያለው? እኒህንና ሌሎችን ተዛማጅ መሰል ርዕሶችን አንስተን በሰፊው ዳሰን ተዋህዶ ኦርቶዶክስ እምነታችንን እንድናውቅ፥ ያላወቅናት እንድንረዳት እንድናዉቃት። በተልይ በልማድ የምንጓዝ ምዕመን ሁሉ ከልማድ ተላቀን በእውነትና በመንፈስ የምናመልክ የህይወት መንገድ ነዋሪና ተመጋጋቢ እዉነተኛ የእምነት ሰው እንድንሆን የሚያስችለንን እንድንረዳ ታስቦ የተዘጋጀ ከኢትዮጵያ የዓለም ብርሃናዊ መንግስት የወጣ </w:t>
      </w:r>
      <w:r w:rsidRPr="A92CE94A">
        <w:rPr>
          <w:color w:val="ff0000"/>
          <w:sz w:val="24"/>
          <w:szCs w:val="24"/>
          <w:lang w:val="en-US"/>
          <w:rPrChange w:id="9" w:author="ZTE Blade L8" w:date="2024-06-18T05:45:00Z">
            <w:rPr>
              <w:sz w:val="24"/>
              <w:szCs w:val="24"/>
              <w:lang w:val="en-US"/>
            </w:rPr>
          </w:rPrChange>
        </w:rPr>
        <w:t>በእግዚአብሔር</w:t>
      </w:r>
      <w:r>
        <w:rPr>
          <w:sz w:val="24"/>
          <w:szCs w:val="24"/>
          <w:lang w:val="en-US"/>
        </w:rPr>
        <w:t xml:space="preserve"> መንፈስ ቅዱስ ፈቃድና ይሁንታ የተዘጋጀ ትምህርት ነው።</w:t>
      </w:r>
    </w:p>
    <w:p>
      <w:pPr>
        <w:pStyle w:val="style0"/>
        <w:jc w:val="both"/>
        <w:rPr>
          <w:sz w:val="24"/>
          <w:szCs w:val="24"/>
        </w:rPr>
      </w:pPr>
      <w:r>
        <w:rPr>
          <w:sz w:val="24"/>
          <w:szCs w:val="24"/>
          <w:lang w:val="en-US"/>
        </w:rPr>
        <w:t xml:space="preserve">እንግዲህ ወገኖቼ የኢትዮጵያ የዓለም ብርሃን ቤተሰቦች እንዲሁም ቅን የዋህ ትሑት እውነትን ፈላጊ </w:t>
      </w:r>
      <w:r>
        <w:rPr>
          <w:color w:val="ff0000"/>
          <w:sz w:val="24"/>
          <w:szCs w:val="24"/>
          <w:lang w:val="en-US"/>
        </w:rPr>
        <w:t>የእግዚአብሔርን</w:t>
      </w:r>
      <w:r>
        <w:rPr>
          <w:sz w:val="24"/>
          <w:szCs w:val="24"/>
          <w:lang w:val="en-US"/>
        </w:rPr>
        <w:t xml:space="preserve"> እውነት ለመረዳት ልባችሁ ለሚወድድ ሁሉ ይህን ትምህርት ከመማራችሁ በፊትም ሆነ ከተማራችሁ በኋላ ዛሬ ምድር የጠበባቸውን የወንጌሉም የህጉም ሊቅ ነን የሚሉ በቤተክርስቲያናችን ትልቁን ስፍራ የያዙ ጳጳሳት፣ ቆሞሳት፣ ሊቃውንት፣ መምህራን፣ የደብር አለቆች፣ ካህናት፣ ዲያቆናት ሁሉ ስለ ተዋህዶ ኦርቶዶክስ እምነት እኛ ነት መናገር የሚገባን ማስተማር ማገለገልም፣ መገልገልም የሚገባን ብለው ከፊትህ የቆሙትን ሚዲያውን፣ ዩቱቡን፣ ፌስቡኩን፣ ኢንስታግራሙን ሁሉንም እንዲሁም ሬዲኦን፣ ቴሌቪዥኑንም፣ የቤተክርስቲያን መድረኩን ጉባኤዉን ሁሉ የሚዉረገረጉበት፣ የሚደሰኩሩበት ለመሆኑ ስለ መሰረታዊ ኦርቶዶክስ ተዋህዶ እምነት ስለ መሰረቱ እምነትን ከየት እንደሚነሳ ማመን መስማት ከየት እንደሆነ አባቶቻችን የሄዱበት የተዋህዶ ኦርቶዶክስ እምነት መሰረታቸው ለኛስ ምን አፅንተው እንዳለፉ ያፀኑትስ ድንበር ምን እንደሆነ? አስተምረውህ፣ ነግረውህ፣ አሳውቀውህ፣ አስረድተውህ ያውቃሉ? ያውቃሉ ወይ? መልሱን ለናንተ ለምዕመናን እንተወው። አንድን ሰው ጉድፉን ልታነሳ ከመፍቀድህ በፊት ይላል </w:t>
      </w:r>
      <w:r>
        <w:rPr>
          <w:color w:val="ff0000"/>
          <w:sz w:val="24"/>
          <w:szCs w:val="24"/>
          <w:lang w:val="en-US"/>
        </w:rPr>
        <w:t>የእግዚአብሔር</w:t>
      </w:r>
      <w:r>
        <w:rPr>
          <w:sz w:val="24"/>
          <w:szCs w:val="24"/>
          <w:lang w:val="en-US"/>
        </w:rPr>
        <w:t xml:space="preserve"> ቃል አንድን ሰው ጉድፉን ልታነሳ ከመፍቀድህ በፊት የራስን ጉድፍ ያውም ዛፍ የሚያህለውን አንሳ ይላል። </w:t>
      </w:r>
      <w:r w:rsidRPr="7D180BA8">
        <w:rPr>
          <w:color w:val="ff0000"/>
          <w:sz w:val="24"/>
          <w:szCs w:val="24"/>
          <w:lang w:val="en-US"/>
          <w:rPrChange w:id="10" w:author="ZTE Blade L8" w:date="2024-06-18T05:45:00Z">
            <w:rPr>
              <w:sz w:val="24"/>
              <w:szCs w:val="24"/>
              <w:lang w:val="en-US"/>
            </w:rPr>
          </w:rPrChange>
        </w:rPr>
        <w:t>የእግዚአብሔር</w:t>
      </w:r>
      <w:r>
        <w:rPr>
          <w:sz w:val="24"/>
          <w:szCs w:val="24"/>
          <w:lang w:val="en-US"/>
        </w:rPr>
        <w:t xml:space="preserve"> ቃል እና በእውነት ይሄንን የሚያደርጉ አገልጋዮች ምዕመናን ሁሉ አሉ ወይ? </w:t>
      </w:r>
      <w:r>
        <w:rPr>
          <w:color w:val="ff0000"/>
          <w:sz w:val="24"/>
          <w:szCs w:val="24"/>
          <w:lang w:val="en-US"/>
        </w:rPr>
        <w:t>የእግዚአብሔር</w:t>
      </w:r>
      <w:r>
        <w:rPr>
          <w:sz w:val="24"/>
          <w:szCs w:val="24"/>
          <w:lang w:val="en-US"/>
        </w:rPr>
        <w:t xml:space="preserve"> ቃል እና በእውነት ይሄንን የሚያደርጉ አገልጋዮች ምዕመናን ሁሉ አሉ ወይ? ወገኖቼ እኛ የኢትየጵያ የዓለም ብርሃን ቤተሰቦች የወጣልን የተሰጠን የሀሰት ስም እጅግ ብዙ ቢሆንም ዋና ዋናዎቹን ስናይ "አዲስ እምነት ነው ያመጡት፣ መናፍቅ ናቸው፣ ፅንፈኛ ናቸው" የሚል ብዙ ብዙ "ቤተክርስቲያን የሚያፈርሱ ናቸው" የሚሉና ሌሎችም እንደመሰላቸው ከምዕመኑ ይለይልናል ብለው የወደዱትን ስም የሚለጥፉብን ብንሆንም አንዳንዶች የዓለም ብርሃን የሚባሉ ለኛ </w:t>
      </w:r>
      <w:r>
        <w:rPr>
          <w:color w:val="ff0000"/>
          <w:sz w:val="24"/>
          <w:szCs w:val="24"/>
          <w:lang w:val="en-US"/>
        </w:rPr>
        <w:t>ክርስቶስ</w:t>
      </w:r>
      <w:r>
        <w:rPr>
          <w:sz w:val="24"/>
          <w:szCs w:val="24"/>
          <w:lang w:val="en-US"/>
        </w:rPr>
        <w:t xml:space="preserve"> ብርሃን ይበቃናል አያሉም ደግሞ የሚናገሩ አሉ! እንዚህ እንኳ በአብዛኛው መናፍቆች ናቸው። እንግዲህ እነዚህ ሁሉ በኛ ላይ የሚሰነዘሩ ናቸው። ቸሩ </w:t>
      </w:r>
      <w:r>
        <w:rPr>
          <w:color w:val="ff0000"/>
          <w:sz w:val="24"/>
          <w:szCs w:val="24"/>
          <w:lang w:val="en-US"/>
        </w:rPr>
        <w:t>መድኃኔአለም</w:t>
      </w:r>
      <w:r>
        <w:rPr>
          <w:sz w:val="24"/>
          <w:szCs w:val="24"/>
          <w:lang w:val="en-US"/>
        </w:rPr>
        <w:t xml:space="preserve"> ብርሃን ነው! አዎን። እኛም ልጆች እኮ ብርሃን ነን እሱን እስካመንን በሱ እስከምንታመን ድረስ ምክንያቱም የልጅነትን ክብር የሰጠን ከሃጥያት በህርይ ያወጣን! ልጆቹ ነንና ትዕዛዙን ፈቃዱን ስንፈፅም ስንታመንበት እውነተኛ በተግባር የተዋህዶ ኦአቶዶክስ እምነትን ያፀናን፣ የምኖርበት ድንበር ያላፈረስን፣ በአባቶቻችን ምክር ትምህርት የምንፀና ስለሆንን የብርሃን </w:t>
      </w:r>
      <w:r>
        <w:rPr>
          <w:color w:val="ff0000"/>
          <w:sz w:val="24"/>
          <w:szCs w:val="24"/>
          <w:lang w:val="en-US"/>
        </w:rPr>
        <w:t>የክርስቶስ</w:t>
      </w:r>
      <w:r>
        <w:rPr>
          <w:sz w:val="24"/>
          <w:szCs w:val="24"/>
          <w:lang w:val="en-US"/>
        </w:rPr>
        <w:t xml:space="preserve"> ልጆች </w:t>
      </w:r>
      <w:r w:rsidRPr="F74D82D5">
        <w:rPr>
          <w:color w:val="ff0000"/>
          <w:sz w:val="24"/>
          <w:szCs w:val="24"/>
          <w:lang w:val="en-US"/>
          <w:rPrChange w:id="11" w:author="ZTE Blade L8" w:date="2024-06-18T06:01:00Z">
            <w:rPr>
              <w:sz w:val="24"/>
              <w:szCs w:val="24"/>
              <w:lang w:val="en-US"/>
            </w:rPr>
          </w:rPrChange>
        </w:rPr>
        <w:t>የድንግል</w:t>
      </w:r>
      <w:r>
        <w:rPr>
          <w:sz w:val="24"/>
          <w:szCs w:val="24"/>
          <w:lang w:val="en-US"/>
        </w:rPr>
        <w:t xml:space="preserve"> ልጆች የተዋዶ ኦርቶዶክስ እምነት ቤተክርስቲያን እውነተኛ ልጆች ነን። እንደእባታችን እኛም ብርሃንን የምናፀና ከጨለማ የማንገናኝ የማንተባበር! ጨለማንና አሰራሩን የምንዋጋ ብርሃን ነን። የኢትዮጵያ የዓለም ብርሃን ቤተሰብ መሆን እውነተኛ የኢትዮጵያ የተዋህዶ ኦርቶዶክስ ቤተክርሲያን ልጅ መሆኑን ስንቶቻችሁ ትረዱ ይሆን። እኛ የኢትዮጵያ የዓለም ብርሃን ቤተሰቦች እና እንዲሁም እንደቤተሰብ አብረን ባንሆንም የመልዕክታቱን እውነት የተረዱ </w:t>
      </w:r>
      <w:r>
        <w:rPr>
          <w:color w:val="ff0000"/>
          <w:sz w:val="24"/>
          <w:szCs w:val="24"/>
          <w:lang w:val="en-US"/>
        </w:rPr>
        <w:t>ከመድኃኔዓለምም</w:t>
      </w:r>
      <w:r>
        <w:rPr>
          <w:sz w:val="24"/>
          <w:szCs w:val="24"/>
          <w:lang w:val="en-US"/>
        </w:rPr>
        <w:t xml:space="preserve">፣ </w:t>
      </w:r>
      <w:r>
        <w:rPr>
          <w:color w:val="ff0000"/>
          <w:sz w:val="24"/>
          <w:szCs w:val="24"/>
          <w:lang w:val="en-US"/>
        </w:rPr>
        <w:t>ከድንግልም</w:t>
      </w:r>
      <w:r>
        <w:rPr>
          <w:sz w:val="24"/>
          <w:szCs w:val="24"/>
          <w:lang w:val="en-US"/>
        </w:rPr>
        <w:t xml:space="preserve"> ጠይቀው ያወቁ ራሳቸውን ደብቀውም ያሉ ሁሉ በድምሩ የብርሃን ልጆች የሆኑ ሁሉ እየተሰደብን፣ እየተተቸን፣ እየተሳደድን፣ እየታሰርን፣ እየተገደልን ያባቶቻንን እጣ ለኛም እየደረሰን እዚህ ሰዓት ደርሰናል። አሳቾች፣ አዲስ እምነት ተከታዮች፣ መናፍቆች፣ ፅንፈኞች ያልተባልነው የለም። ጋጠወጥ የሆነውን ስድብ እንተወዉና እንግዲህ ስለኛ ከቃሉ ምን እንደሚል ብንገልፅላችሁ መልካም ነው።</w:t>
      </w:r>
    </w:p>
    <w:p>
      <w:pPr>
        <w:pStyle w:val="style0"/>
        <w:jc w:val="both"/>
        <w:rPr>
          <w:sz w:val="24"/>
          <w:szCs w:val="24"/>
        </w:rPr>
      </w:pPr>
      <w:r>
        <w:rPr>
          <w:sz w:val="24"/>
          <w:szCs w:val="24"/>
          <w:lang w:val="en-US"/>
        </w:rPr>
        <w:t>ወደቆሮንቶስ ሰዎች 2 ምዕራፍ 6 ከቁጥር 2 እንከ 10 ያለውን ብናየው።</w:t>
      </w:r>
    </w:p>
    <w:p>
      <w:pPr>
        <w:pStyle w:val="style0"/>
        <w:jc w:val="both"/>
        <w:rPr>
          <w:sz w:val="24"/>
          <w:szCs w:val="24"/>
        </w:rPr>
      </w:pPr>
      <w:r>
        <w:rPr>
          <w:sz w:val="24"/>
          <w:szCs w:val="24"/>
          <w:lang w:val="en-US"/>
        </w:rPr>
        <w:t>“በተወደደ ሰዓት ሰማሁህ በመዳንም ቀን ረዳሁህ ይላልና፤” አያችሁ “በተወደደ ሰዓት ሰማሁህ በመዳንም ቀን ረዳሁህ”</w:t>
      </w:r>
    </w:p>
    <w:p>
      <w:pPr>
        <w:pStyle w:val="style0"/>
        <w:jc w:val="both"/>
        <w:rPr>
          <w:sz w:val="24"/>
          <w:szCs w:val="24"/>
        </w:rPr>
      </w:pPr>
      <w:r>
        <w:rPr>
          <w:sz w:val="24"/>
          <w:szCs w:val="24"/>
          <w:lang w:val="en-US"/>
        </w:rPr>
        <w:t xml:space="preserve"> መቼ ነው ይሄ በተወደደ ሰአት </w:t>
      </w:r>
      <w:r>
        <w:rPr>
          <w:color w:val="ff0000"/>
          <w:sz w:val="24"/>
          <w:szCs w:val="24"/>
          <w:lang w:val="en-US"/>
        </w:rPr>
        <w:t>እግዚአብሔር</w:t>
      </w:r>
      <w:r>
        <w:rPr>
          <w:sz w:val="24"/>
          <w:szCs w:val="24"/>
          <w:lang w:val="en-US"/>
        </w:rPr>
        <w:t xml:space="preserve"> በፈቀደ ሰአት በመዳንም ቀን ረዳሁን </w:t>
      </w:r>
      <w:r>
        <w:rPr>
          <w:color w:val="ff0000"/>
          <w:sz w:val="24"/>
          <w:szCs w:val="24"/>
          <w:lang w:val="en-US"/>
        </w:rPr>
        <w:t>የእግዚአብሔርን</w:t>
      </w:r>
      <w:r>
        <w:rPr>
          <w:sz w:val="24"/>
          <w:szCs w:val="24"/>
          <w:lang w:val="en-US"/>
        </w:rPr>
        <w:t xml:space="preserve"> ቃል በሰማችሁ ሰአት፣ ባወቃችሁ ሰአት፣ አድሉ በገጠማችሁ ሰአት ያን ጊዜ </w:t>
      </w:r>
      <w:r w:rsidRPr="C1A3B29D">
        <w:rPr>
          <w:color w:val="ff0000"/>
          <w:sz w:val="24"/>
          <w:szCs w:val="24"/>
          <w:lang w:val="en-US"/>
          <w:rPrChange w:id="12" w:author="ZTE Blade L8" w:date="2024-06-18T05:45:00Z">
            <w:rPr>
              <w:sz w:val="24"/>
              <w:szCs w:val="24"/>
              <w:lang w:val="en-US"/>
            </w:rPr>
          </w:rPrChange>
        </w:rPr>
        <w:t>እግዚአብሔር</w:t>
      </w:r>
      <w:r>
        <w:rPr>
          <w:sz w:val="24"/>
          <w:szCs w:val="24"/>
          <w:lang w:val="en-US"/>
        </w:rPr>
        <w:t xml:space="preserve"> ይረዳል። ይሄን ቃል ልብ ብላችሁ ተመልከቱት </w:t>
      </w:r>
      <w:r>
        <w:rPr>
          <w:color w:val="ff0000"/>
          <w:sz w:val="24"/>
          <w:szCs w:val="24"/>
          <w:lang w:val="en-US"/>
        </w:rPr>
        <w:t>እግዚአብሔር</w:t>
      </w:r>
      <w:r>
        <w:rPr>
          <w:sz w:val="24"/>
          <w:szCs w:val="24"/>
          <w:lang w:val="en-US"/>
        </w:rPr>
        <w:t xml:space="preserve"> ለሚወዱት ከሚጠፉበት መንገድ የሚሹት ሁሉ ይድኑ ዘንድ በየዘመኑ የኔ ሰአት አሁን ነው! የማዳኘየ ቀን ባለበት ሰአት ወገኖቹን ለንስሃ ሲጠራ ኖሯል! ጥምፃቸውን መስማቱን እንዲሁ። እንቀጥል ከቃሉ ደግሞ እንደዚሁ።</w:t>
      </w:r>
    </w:p>
    <w:p>
      <w:pPr>
        <w:pStyle w:val="style0"/>
        <w:jc w:val="both"/>
        <w:rPr>
          <w:sz w:val="24"/>
          <w:szCs w:val="24"/>
        </w:rPr>
      </w:pPr>
      <w:r>
        <w:rPr>
          <w:sz w:val="24"/>
          <w:szCs w:val="24"/>
          <w:lang w:val="en-US"/>
        </w:rPr>
        <w:t>2ኛ ቆሮ 6</w:t>
      </w:r>
    </w:p>
    <w:p>
      <w:pPr>
        <w:pStyle w:val="style0"/>
        <w:jc w:val="both"/>
        <w:rPr>
          <w:sz w:val="24"/>
          <w:szCs w:val="24"/>
        </w:rPr>
      </w:pPr>
      <w:r>
        <w:rPr>
          <w:sz w:val="24"/>
          <w:szCs w:val="24"/>
          <w:lang w:val="en-US"/>
        </w:rPr>
        <w:t>¯¯¯¯¯¯¯¯¯¯</w:t>
      </w:r>
    </w:p>
    <w:p>
      <w:pPr>
        <w:pStyle w:val="style0"/>
        <w:jc w:val="both"/>
        <w:rPr>
          <w:sz w:val="24"/>
          <w:szCs w:val="24"/>
        </w:rPr>
      </w:pPr>
      <w:r>
        <w:rPr>
          <w:sz w:val="24"/>
          <w:szCs w:val="24"/>
          <w:lang w:val="en-US"/>
        </w:rPr>
        <w:t>² --- እነሆ፥ የተወደደው ሰዓት አሁን ነው፤እነሆ፥ የመዳን ቀን አሁን ነው።</w:t>
      </w:r>
    </w:p>
    <w:p>
      <w:pPr>
        <w:pStyle w:val="style0"/>
        <w:jc w:val="both"/>
        <w:rPr>
          <w:sz w:val="24"/>
          <w:szCs w:val="24"/>
        </w:rPr>
      </w:pPr>
      <w:r>
        <w:rPr>
          <w:sz w:val="24"/>
          <w:szCs w:val="24"/>
          <w:lang w:val="en-US"/>
        </w:rPr>
        <w:t>³ አገልግሎታችንም እንዳይነቀፍ በአንዳች ነገር ማሰናከያ ከቶ አንሰጥም።</w:t>
      </w:r>
    </w:p>
    <w:p>
      <w:pPr>
        <w:pStyle w:val="style0"/>
        <w:jc w:val="both"/>
        <w:rPr>
          <w:sz w:val="24"/>
          <w:szCs w:val="24"/>
        </w:rPr>
      </w:pPr>
      <w:r>
        <w:rPr>
          <w:sz w:val="24"/>
          <w:szCs w:val="24"/>
          <w:lang w:val="en-US"/>
        </w:rPr>
        <w:t xml:space="preserve">⁴ ነገር ግን በሁሉ እንደ </w:t>
      </w:r>
      <w:r>
        <w:rPr>
          <w:color w:val="ff0000"/>
          <w:sz w:val="24"/>
          <w:szCs w:val="24"/>
          <w:lang w:val="en-US"/>
        </w:rPr>
        <w:t>እግዚአብሔር</w:t>
      </w:r>
      <w:r>
        <w:rPr>
          <w:sz w:val="24"/>
          <w:szCs w:val="24"/>
          <w:lang w:val="en-US"/>
        </w:rPr>
        <w:t xml:space="preserve"> አገልጋዮች ራሳችንን እናማጥናለን፤</w:t>
      </w:r>
    </w:p>
    <w:p>
      <w:pPr>
        <w:pStyle w:val="style0"/>
        <w:jc w:val="both"/>
        <w:rPr>
          <w:sz w:val="24"/>
          <w:szCs w:val="24"/>
        </w:rPr>
      </w:pPr>
      <w:r>
        <w:rPr>
          <w:sz w:val="24"/>
          <w:szCs w:val="24"/>
          <w:lang w:val="en-US"/>
        </w:rPr>
        <w:t>ይህ እኛ የምንከተለው አካሄድ ነው ወገኖቼ።</w:t>
      </w:r>
    </w:p>
    <w:p>
      <w:pPr>
        <w:pStyle w:val="style0"/>
        <w:jc w:val="both"/>
        <w:rPr>
          <w:sz w:val="24"/>
          <w:szCs w:val="24"/>
        </w:rPr>
      </w:pPr>
      <w:r>
        <w:rPr>
          <w:sz w:val="24"/>
          <w:szCs w:val="24"/>
          <w:lang w:val="en-US"/>
        </w:rPr>
        <w:t>⁵ በብዙ መጽናት፥ በመከራ፥ በችግር፥ በጭንቀት፥ በመገረፍ፥ በወኅኒ፥ በሁከት፥ በድካም፥ እንቅልፍ በማጣት፥</w:t>
      </w:r>
    </w:p>
    <w:p>
      <w:pPr>
        <w:pStyle w:val="style0"/>
        <w:jc w:val="both"/>
        <w:rPr>
          <w:sz w:val="24"/>
          <w:szCs w:val="24"/>
        </w:rPr>
      </w:pPr>
      <w:r>
        <w:rPr>
          <w:sz w:val="24"/>
          <w:szCs w:val="24"/>
          <w:lang w:val="en-US"/>
        </w:rPr>
        <w:t>⁶ በመጦም፥ በንጽህና፥ በእውቀት፥ በትዕግሥት፥ በቸርነት፥ በመንፈስ ቅዱስ፥ ግብዝነት በሌለው ፍቅር፥ በእውነት ቃል፥</w:t>
      </w:r>
    </w:p>
    <w:p>
      <w:pPr>
        <w:pStyle w:val="style0"/>
        <w:jc w:val="both"/>
        <w:rPr>
          <w:sz w:val="24"/>
          <w:szCs w:val="24"/>
        </w:rPr>
      </w:pPr>
      <w:r>
        <w:rPr>
          <w:sz w:val="24"/>
          <w:szCs w:val="24"/>
          <w:lang w:val="en-US"/>
        </w:rPr>
        <w:t xml:space="preserve">⁷ </w:t>
      </w:r>
      <w:r>
        <w:rPr>
          <w:color w:val="ff0000"/>
          <w:sz w:val="24"/>
          <w:szCs w:val="24"/>
          <w:lang w:val="en-US"/>
        </w:rPr>
        <w:t>በእግዚአብሔር</w:t>
      </w:r>
      <w:r>
        <w:rPr>
          <w:sz w:val="24"/>
          <w:szCs w:val="24"/>
          <w:lang w:val="en-US"/>
        </w:rPr>
        <w:t xml:space="preserve"> ኃይል፥ ለቀኝና ለግራ በሚሆን በጽድቅ የጦር ዕቃ፥ በክብርና በውርደት፥</w:t>
      </w:r>
    </w:p>
    <w:p>
      <w:pPr>
        <w:pStyle w:val="style0"/>
        <w:jc w:val="both"/>
        <w:rPr>
          <w:sz w:val="24"/>
          <w:szCs w:val="24"/>
        </w:rPr>
      </w:pPr>
      <w:r>
        <w:rPr>
          <w:sz w:val="24"/>
          <w:szCs w:val="24"/>
          <w:lang w:val="en-US"/>
        </w:rPr>
        <w:t>⁸ በክፉ ወሬና በመልካም ወሬ ራሳችንን እናማጥናለን፤</w:t>
      </w:r>
    </w:p>
    <w:p>
      <w:pPr>
        <w:pStyle w:val="style0"/>
        <w:jc w:val="both"/>
        <w:rPr>
          <w:sz w:val="24"/>
          <w:szCs w:val="24"/>
        </w:rPr>
      </w:pPr>
      <w:r>
        <w:rPr>
          <w:sz w:val="24"/>
          <w:szCs w:val="24"/>
          <w:lang w:val="en-US"/>
        </w:rPr>
        <w:t xml:space="preserve">ይህ ሁሉ ሲሆን ወደ </w:t>
      </w:r>
      <w:r w:rsidRPr="324A2C0E">
        <w:rPr>
          <w:color w:val="ff0000"/>
          <w:sz w:val="24"/>
          <w:szCs w:val="24"/>
          <w:lang w:val="en-US"/>
          <w:rPrChange w:id="13" w:author="ZTE Blade L8" w:date="2024-06-18T05:46:00Z">
            <w:rPr>
              <w:sz w:val="24"/>
              <w:szCs w:val="24"/>
              <w:lang w:val="en-US"/>
            </w:rPr>
          </w:rPrChange>
        </w:rPr>
        <w:t>እግዚአብሔር</w:t>
      </w:r>
      <w:r>
        <w:rPr>
          <w:sz w:val="24"/>
          <w:szCs w:val="24"/>
          <w:lang w:val="en-US"/>
        </w:rPr>
        <w:t xml:space="preserve"> ነው የምንጮኸው። </w:t>
      </w:r>
    </w:p>
    <w:p>
      <w:pPr>
        <w:pStyle w:val="style0"/>
        <w:jc w:val="both"/>
        <w:rPr>
          <w:sz w:val="24"/>
          <w:szCs w:val="24"/>
        </w:rPr>
      </w:pPr>
      <w:r>
        <w:rPr>
          <w:sz w:val="24"/>
          <w:szCs w:val="24"/>
          <w:lang w:val="en-US"/>
        </w:rPr>
        <w:t>⁸ --- አሳቾች ስንባል እውነተኞች ነን፤</w:t>
      </w:r>
    </w:p>
    <w:p>
      <w:pPr>
        <w:pStyle w:val="style0"/>
        <w:jc w:val="both"/>
        <w:rPr>
          <w:sz w:val="24"/>
          <w:szCs w:val="24"/>
        </w:rPr>
      </w:pPr>
      <w:r>
        <w:rPr>
          <w:sz w:val="24"/>
          <w:szCs w:val="24"/>
          <w:lang w:val="en-US"/>
        </w:rPr>
        <w:t>⁹ ያልታወቁ ስንባል የታወቅን ነን፤ የምንሞት ስንመስል እነሆ ሕያዋን ነን፤ የተቀጣን ስንሆን አንገደልም፤</w:t>
      </w:r>
    </w:p>
    <w:p>
      <w:pPr>
        <w:pStyle w:val="style0"/>
        <w:jc w:val="both"/>
        <w:rPr>
          <w:sz w:val="24"/>
          <w:szCs w:val="24"/>
        </w:rPr>
      </w:pPr>
      <w:r>
        <w:rPr>
          <w:sz w:val="24"/>
          <w:szCs w:val="24"/>
          <w:lang w:val="en-US"/>
        </w:rPr>
        <w:t>¹⁰ ኀዘንተኞች ስንሆን ዘወትር ደስ ይለናል፤ ድሆች ስንሆን ብዙዎችን ባለ ጠጎች እናደርጋለን፤ አንዳች የሌለን ስንሆን ሁሉ የእኛ ነው።</w:t>
      </w:r>
    </w:p>
    <w:p>
      <w:pPr>
        <w:pStyle w:val="style0"/>
        <w:jc w:val="both"/>
        <w:rPr>
          <w:sz w:val="24"/>
          <w:szCs w:val="24"/>
        </w:rPr>
      </w:pPr>
      <w:r>
        <w:rPr>
          <w:sz w:val="24"/>
          <w:szCs w:val="24"/>
          <w:lang w:val="en-US"/>
        </w:rPr>
        <w:t xml:space="preserve">ለምን ይህ ሁሉ ለምን? ሰይጣን ክፉ መንፈስ፥ የጨለማው መንፈስ ክፋትን አሳድሮባቸው ባሉ ሕዝቦች አማካኝነት እኛ ላይ ቢዘምትም፣ እኛን ቢያጠቃንም አንዱና ትልቅ ባህርዩው ደግሞ ሃሰትና ዉሸትን መፈብረክ ነው የሃሰትም አባት ነው። እኛን አሳች ይለናል ያልታወቁ ይለናል  የምንሞት እንመስላለን ለሰው ከሚነገረው ሁሉ ግን እንዳልሆንን፣ ሃዘንተኞች ስንሆን ደግሞ </w:t>
      </w:r>
      <w:r>
        <w:rPr>
          <w:color w:val="ff0000"/>
          <w:sz w:val="24"/>
          <w:szCs w:val="24"/>
          <w:lang w:val="en-US"/>
        </w:rPr>
        <w:t>በእግዚአብሔር</w:t>
      </w:r>
      <w:r>
        <w:rPr>
          <w:sz w:val="24"/>
          <w:szCs w:val="24"/>
          <w:lang w:val="en-US"/>
        </w:rPr>
        <w:t xml:space="preserve"> ደስ የሚለን፣ ድሆች በንሆንም ደሞ </w:t>
      </w:r>
      <w:r>
        <w:rPr>
          <w:color w:val="ff0000"/>
          <w:sz w:val="24"/>
          <w:szCs w:val="24"/>
          <w:lang w:val="en-US"/>
        </w:rPr>
        <w:t>በእግዚአብሔር</w:t>
      </w:r>
      <w:r>
        <w:rPr>
          <w:sz w:val="24"/>
          <w:szCs w:val="24"/>
          <w:lang w:val="en-US"/>
        </w:rPr>
        <w:t xml:space="preserve"> በትንሿ እንደምንረካ የሌለን ምንም የሌለን ሲሆን ግን አለም በሚሉ የኛ ሀንዘብ እንደሆነ! ይህ ሁሉ እኛ በእውነትና በመንፈስ የምናመልክ ሰዎች እንረዳለን። እንግዲህ </w:t>
      </w:r>
      <w:r>
        <w:rPr>
          <w:color w:val="ff0000"/>
          <w:sz w:val="24"/>
          <w:szCs w:val="24"/>
          <w:lang w:val="en-US"/>
        </w:rPr>
        <w:t>የእግዚአብሔር</w:t>
      </w:r>
      <w:r>
        <w:rPr>
          <w:sz w:val="24"/>
          <w:szCs w:val="24"/>
          <w:lang w:val="en-US"/>
        </w:rPr>
        <w:t xml:space="preserve"> ቃል ይሄንን ይላል። እውነትን መናገር አሳች ያሰኛል፣ ሃሰተኛ ያስብላል፣ ክፉ ስም ያሰጣል ይህ እንግዲህ በዘመኑ የምትሰሙት እውነት ነው። ይህንን የሚናገሩ ደሞ ምንም አይነት ማስረጃ ሳይኖራቸው ለራሳቸው በቻ ክብርና ስም ሲሉ ከጠፉበት መንገድ በንስሃ መመለስ ሲገባቸው ያንን ላለመመለስ! ራሳቸውም ጠፍተው ህዝቡንም ይዘው ለመጥፋት የወሰኑ በመሆናቸው ነው ይህ ሁሉ ጥፋት ዛሬም የምታዩት ሁሉ የሚከናወነው።  እንግዲህ ወገኖቼ ለምንድን ነው እኛ እውነትን ይህ ሁሉ ክፋት እየተፈፀመብን፤ ይህ ሁሉ ስም እየተሰጠን፤ ይህ ሁሉ መሳደድ እየተከናወነብን፤ ግፍ በደል ሁሉ በላያችን ላይ እየሄደ ለምንድን ነው አሁንም ለናንተ ከመናገር የማንቦዝነው? እጣ ስለደረሰብን ነው ወገኖቼ </w:t>
      </w:r>
      <w:r>
        <w:rPr>
          <w:color w:val="ff0000"/>
          <w:sz w:val="24"/>
          <w:szCs w:val="24"/>
          <w:lang w:val="en-US"/>
        </w:rPr>
        <w:t>የእግዚአብሔር</w:t>
      </w:r>
      <w:r>
        <w:rPr>
          <w:sz w:val="24"/>
          <w:szCs w:val="24"/>
          <w:lang w:val="en-US"/>
        </w:rPr>
        <w:t xml:space="preserve"> ትዕዛዝ ስለሆነብን ነው። </w:t>
      </w:r>
      <w:r>
        <w:rPr>
          <w:color w:val="ff0000"/>
          <w:sz w:val="24"/>
          <w:szCs w:val="24"/>
          <w:lang w:val="en-US"/>
        </w:rPr>
        <w:t>እግዚአብሔር</w:t>
      </w:r>
      <w:r>
        <w:rPr>
          <w:sz w:val="24"/>
          <w:szCs w:val="24"/>
          <w:lang w:val="en-US"/>
        </w:rPr>
        <w:t xml:space="preserve"> በዚህ ዘመን ደግሞ መስክሩ ስላለን ነው! በራሳችን ምርጫ የመጣም አይደለንም! በራሳችን ፈቃድ ይህንን ያመጣን አይደለንም! </w:t>
      </w:r>
      <w:r>
        <w:rPr>
          <w:color w:val="ff0000"/>
          <w:sz w:val="24"/>
          <w:szCs w:val="24"/>
          <w:lang w:val="en-US"/>
        </w:rPr>
        <w:t>እግዚአብሔር</w:t>
      </w:r>
      <w:r>
        <w:rPr>
          <w:sz w:val="24"/>
          <w:szCs w:val="24"/>
          <w:lang w:val="en-US"/>
        </w:rPr>
        <w:t xml:space="preserve"> ባዘዘን መሰረት ፈቃዱን ለመፈፀም የምንተጋ እንደናንተው የአዳም ዘር የሆንን! እንደናንተው የኢትዮጵያ ተዋህዶ ኦርቶዶክስ ልጆች የሆንን! ወገኖቻችሁ ነን። አሁን እንደምትሰሙት በቤተክርስቲያን በአመራሮችም ሆነ በአገልጋዮቹ ከመናፍቁ፣ ከእስላሙ፣ ከተለያዩ እምነት ጋር ቁርኝት እየፈጠሩ ፖለቲካው አንደሚያዘው የፖለቲካው አካሄድ እንደሚሄደው እነሱም ልክ ከፖለቲካስ ኮርጀው የፖለቲካውን ስርአት የሚያስደስቱ ይመሳል! እነሱም እንደዚሁ የሃይማኖቶች ጉባኤ፤ የሃይማኖቶች ሕብረት እያሉ በተለያየ መድረክ ላይ በፀሎት ስርአት ላይ፣ በመሳሰለው ሁሉ ላይ አንድላይ እየሆኑ፣ አንድ ላይ ወደ </w:t>
      </w:r>
      <w:r>
        <w:rPr>
          <w:color w:val="ff0000"/>
          <w:sz w:val="24"/>
          <w:szCs w:val="24"/>
          <w:lang w:val="en-US"/>
        </w:rPr>
        <w:t>እግዚአብሔር</w:t>
      </w:r>
      <w:r>
        <w:rPr>
          <w:sz w:val="24"/>
          <w:szCs w:val="24"/>
          <w:lang w:val="en-US"/>
        </w:rPr>
        <w:t xml:space="preserve"> እንጮሃለንም አያሉ ይሄ ሁሉ ተመሳስሎ ልክ ፖለቲካው ህዝብን ለማረጋጋት የሚከተለው ዘዴ። እነሱም ደግሞ በእምነት ዉስጥ አደበላልቀው ከከሃዲዉም እምነቱን ከሚዋጋዉም ከሁሉም ጋር ብቻ ተደበላልቀው ይሄንን ስልት እንደ እውነት ለምዕመኑ ያሳዩታል ያስኬዱታል </w:t>
      </w:r>
      <w:r>
        <w:rPr>
          <w:color w:val="ff0000"/>
          <w:sz w:val="24"/>
          <w:szCs w:val="24"/>
          <w:lang w:val="en-US"/>
        </w:rPr>
        <w:t>የእግዚአብሔር</w:t>
      </w:r>
      <w:r>
        <w:rPr>
          <w:sz w:val="24"/>
          <w:szCs w:val="24"/>
          <w:lang w:val="en-US"/>
        </w:rPr>
        <w:t xml:space="preserve"> ቃል ግን ይህንን አይልም! ይፈቅድምም። ወደ ቆሮንጦስ ሰዎች 2 ምዕራፍ 6 ላይ ከቁጥር 14 ጀምሮ ያለውን ብናየው ምን እንደሚል።</w:t>
      </w:r>
    </w:p>
    <w:p>
      <w:pPr>
        <w:pStyle w:val="style0"/>
        <w:jc w:val="both"/>
        <w:rPr>
          <w:sz w:val="24"/>
          <w:szCs w:val="24"/>
        </w:rPr>
      </w:pPr>
      <w:r>
        <w:rPr>
          <w:sz w:val="24"/>
          <w:szCs w:val="24"/>
          <w:lang w:val="en-US"/>
        </w:rPr>
        <w:t>“ከማያምኑ ጋር በማይመች አካሄድ አትጠመዱ፤”</w:t>
      </w:r>
    </w:p>
    <w:p>
      <w:pPr>
        <w:pStyle w:val="style0"/>
        <w:jc w:val="both"/>
        <w:rPr>
          <w:sz w:val="24"/>
          <w:szCs w:val="24"/>
        </w:rPr>
      </w:pPr>
      <w:r>
        <w:rPr>
          <w:sz w:val="24"/>
          <w:szCs w:val="24"/>
          <w:lang w:val="en-US"/>
        </w:rPr>
        <w:t xml:space="preserve">አያችሁ ከማያምኑ ጋር ተዋህዶ ኦርቶዶክስን ከማይቀበሏት ከኢትዮጵያ ተዋህዶ ኦርቶዶክስ እምነት ጋር ፍፁም ግጭት ያላቸው የሚዋጓት፣ የሚንቋት፣ የሚጣሏት፣ ሊያፈርሷት የሚለፉ የሚደክሙ ከነዚህ ጋራ እጅግ ብዙ ናቸው በማይመች አካሄድ አትጠመዱ። </w:t>
      </w:r>
    </w:p>
    <w:p>
      <w:pPr>
        <w:pStyle w:val="style0"/>
        <w:jc w:val="both"/>
        <w:rPr>
          <w:sz w:val="24"/>
          <w:szCs w:val="24"/>
        </w:rPr>
      </w:pPr>
      <w:r>
        <w:rPr>
          <w:sz w:val="24"/>
          <w:szCs w:val="24"/>
          <w:lang w:val="en-US"/>
        </w:rPr>
        <w:t>2ኛ ቆሮ 6</w:t>
      </w:r>
    </w:p>
    <w:p>
      <w:pPr>
        <w:pStyle w:val="style0"/>
        <w:jc w:val="both"/>
        <w:rPr>
          <w:sz w:val="24"/>
          <w:szCs w:val="24"/>
        </w:rPr>
      </w:pPr>
      <w:r>
        <w:rPr>
          <w:sz w:val="24"/>
          <w:szCs w:val="24"/>
          <w:lang w:val="en-US"/>
        </w:rPr>
        <w:t>¯¯¯¯¯¯¯¯¯¯</w:t>
      </w:r>
    </w:p>
    <w:p>
      <w:pPr>
        <w:pStyle w:val="style0"/>
        <w:jc w:val="both"/>
        <w:rPr>
          <w:sz w:val="24"/>
          <w:szCs w:val="24"/>
        </w:rPr>
      </w:pPr>
      <w:r>
        <w:rPr>
          <w:sz w:val="24"/>
          <w:szCs w:val="24"/>
          <w:lang w:val="en-US"/>
        </w:rPr>
        <w:t>¹⁴ --- ጽድቅ ከዓመፅ ጋር ምን ተካፋይነት አለውና? ብርሃንም ከጨለማ ጋር ምን ኅብረት አለው?</w:t>
      </w:r>
    </w:p>
    <w:p>
      <w:pPr>
        <w:pStyle w:val="style0"/>
        <w:jc w:val="both"/>
        <w:rPr>
          <w:sz w:val="24"/>
          <w:szCs w:val="24"/>
        </w:rPr>
      </w:pPr>
      <w:r>
        <w:rPr>
          <w:sz w:val="24"/>
          <w:szCs w:val="24"/>
          <w:lang w:val="en-US"/>
        </w:rPr>
        <w:t xml:space="preserve">¹⁵ </w:t>
      </w:r>
      <w:r>
        <w:rPr>
          <w:color w:val="ff0000"/>
          <w:sz w:val="24"/>
          <w:szCs w:val="24"/>
          <w:lang w:val="en-US"/>
        </w:rPr>
        <w:t>ክርስቶስስ</w:t>
      </w:r>
      <w:r>
        <w:rPr>
          <w:sz w:val="24"/>
          <w:szCs w:val="24"/>
          <w:lang w:val="en-US"/>
        </w:rPr>
        <w:t xml:space="preserve"> ከቤልሆር ጋር ምን መስማማት አለው? ወይስ የሚያምን ከማያምን ጋር ምን ክፍል አለው?</w:t>
      </w:r>
    </w:p>
    <w:p>
      <w:pPr>
        <w:pStyle w:val="style0"/>
        <w:jc w:val="both"/>
        <w:rPr>
          <w:sz w:val="24"/>
          <w:szCs w:val="24"/>
        </w:rPr>
      </w:pPr>
      <w:r>
        <w:rPr>
          <w:sz w:val="24"/>
          <w:szCs w:val="24"/>
          <w:lang w:val="en-US"/>
        </w:rPr>
        <w:t xml:space="preserve">¹⁶ </w:t>
      </w:r>
      <w:r>
        <w:rPr>
          <w:color w:val="ff0000"/>
          <w:sz w:val="24"/>
          <w:szCs w:val="24"/>
          <w:lang w:val="en-US"/>
        </w:rPr>
        <w:t>ለእግዚአብሔር</w:t>
      </w:r>
      <w:r>
        <w:rPr>
          <w:sz w:val="24"/>
          <w:szCs w:val="24"/>
          <w:lang w:val="en-US"/>
        </w:rPr>
        <w:t xml:space="preserve"> ቤተ መቅደስም ከጣዖት ጋር ምን መጋጠም አለው? እኛ የሕያው </w:t>
      </w:r>
      <w:r>
        <w:rPr>
          <w:color w:val="ff0000"/>
          <w:sz w:val="24"/>
          <w:szCs w:val="24"/>
          <w:lang w:val="en-US"/>
        </w:rPr>
        <w:t>እግዚአብሔር</w:t>
      </w:r>
      <w:r>
        <w:rPr>
          <w:sz w:val="24"/>
          <w:szCs w:val="24"/>
          <w:lang w:val="en-US"/>
        </w:rPr>
        <w:t xml:space="preserve"> ቤተ መቅደስ ነንና እንዲሁም </w:t>
      </w:r>
      <w:r>
        <w:rPr>
          <w:color w:val="ff0000"/>
          <w:sz w:val="24"/>
          <w:szCs w:val="24"/>
          <w:lang w:val="en-US"/>
        </w:rPr>
        <w:t>እግዚአብሔር</w:t>
      </w:r>
      <w:r>
        <w:rPr>
          <w:sz w:val="24"/>
          <w:szCs w:val="24"/>
          <w:lang w:val="en-US"/>
        </w:rPr>
        <w:t xml:space="preserve"> ተናገረ እንዲህ ሲል፦ በእነርሱ እኖራለሁ በመካከላቸውም እመላለሳለሁ፥ አምላካቸውም እሆናለሁ እነርሱም ሕዝቤ ይሆናሉ።</w:t>
      </w:r>
    </w:p>
    <w:p>
      <w:pPr>
        <w:pStyle w:val="style0"/>
        <w:jc w:val="both"/>
        <w:rPr>
          <w:sz w:val="24"/>
          <w:szCs w:val="24"/>
        </w:rPr>
      </w:pPr>
      <w:r>
        <w:rPr>
          <w:sz w:val="24"/>
          <w:szCs w:val="24"/>
          <w:lang w:val="en-US"/>
        </w:rPr>
        <w:t>¹⁷-¹⁸ ስለዚህም ጌታ፦ ከመካከላቸው ውጡና የተለያችሁ ሁኑ ርኵስንም አትንኩ ይላል፤ ሁሉንም የሚገዛ ጌታ፦ እኔም እቀበላችኋለሁ፥ ለእናንተም አባት እሆናለሁ እናንተም ለእኔ ወንድ ልጆችና ሴት ልጆች ትሆናላችሁ ይላል።</w:t>
      </w:r>
    </w:p>
    <w:p>
      <w:pPr>
        <w:pStyle w:val="style0"/>
        <w:jc w:val="both"/>
        <w:rPr>
          <w:sz w:val="24"/>
          <w:szCs w:val="24"/>
        </w:rPr>
      </w:pPr>
      <w:r>
        <w:rPr>
          <w:sz w:val="24"/>
          <w:szCs w:val="24"/>
          <w:lang w:val="en-US"/>
        </w:rPr>
        <w:t>ይለናን ቃሉ እንግዲህ ወገኖቼ።</w:t>
      </w:r>
    </w:p>
    <w:p>
      <w:pPr>
        <w:pStyle w:val="style0"/>
        <w:jc w:val="both"/>
        <w:rPr>
          <w:sz w:val="24"/>
          <w:szCs w:val="24"/>
        </w:rPr>
      </w:pPr>
      <w:r>
        <w:rPr>
          <w:sz w:val="24"/>
          <w:szCs w:val="24"/>
          <w:lang w:val="en-US"/>
        </w:rPr>
        <w:t xml:space="preserve">እንግዲህ የኛ መሰረት </w:t>
      </w:r>
      <w:r>
        <w:rPr>
          <w:color w:val="ff0000"/>
          <w:sz w:val="24"/>
          <w:szCs w:val="24"/>
          <w:lang w:val="en-US"/>
        </w:rPr>
        <w:t>እግዚአብሔር</w:t>
      </w:r>
      <w:r>
        <w:rPr>
          <w:sz w:val="24"/>
          <w:szCs w:val="24"/>
          <w:lang w:val="en-US"/>
        </w:rPr>
        <w:t xml:space="preserve"> ስለላከን ብርሃንብ የሆነውን የእውነት የሆነው ቅን ፍርዱን፣ ምክሩን፣ ተግሳጹን ለመላው ያዳም ዘር እንድንገልፅ እጣው ደርሶን ብንጮህ ብንናገርም እኛን ምናምንቴዎችን ከመመልከት ለምን </w:t>
      </w:r>
      <w:r>
        <w:rPr>
          <w:color w:val="ff0000"/>
          <w:sz w:val="24"/>
          <w:szCs w:val="24"/>
          <w:lang w:val="en-US"/>
        </w:rPr>
        <w:t>የእግዚአብሔር</w:t>
      </w:r>
      <w:r>
        <w:rPr>
          <w:sz w:val="24"/>
          <w:szCs w:val="24"/>
          <w:lang w:val="en-US"/>
        </w:rPr>
        <w:t xml:space="preserve"> ቃል ፈቃዱን አንመለከትም? እኛንስ ከመፈረጅ ምን ይገኛል የምንለውን መዝኖ፣ አስተውሎ፣ ጠይቆ፣ ተረድቶ መዳን አይድበልጥም? አዎ ይበልጣል ወገኖቼ።</w:t>
      </w:r>
    </w:p>
    <w:p>
      <w:pPr>
        <w:pStyle w:val="style0"/>
        <w:jc w:val="both"/>
        <w:rPr>
          <w:sz w:val="24"/>
          <w:szCs w:val="24"/>
        </w:rPr>
      </w:pPr>
      <w:r>
        <w:rPr>
          <w:sz w:val="24"/>
          <w:szCs w:val="24"/>
          <w:lang w:val="en-US"/>
        </w:rPr>
        <w:t xml:space="preserve">ወገኖቼ የኛ መጠራት ግልፅ እንዲሆንላችሁ እኛ የኢትዮጵያ የዓለም ብርሃን ቤተሰቦች ዛሬ ሁሉም የሚዘምትብን በክፋትም፣ በመጥፎም የሚያነሱን ሁሉ ከየት መጡ? እነማን ናቸው? አሳቾቹ! ምኖቹ ብዙ ብዙ ብዙ ቢልም በእውነት ለሚሰማ ግን እውነትን ማድመጥ ለሚፈልግ ከእውነት የሆነን ነገር መቀበል የሚፈልግ ህሊና ላለው ሁሉ ግልፅ እንዲሆን ያስፈልጋል። የኛ መጠራት </w:t>
      </w:r>
      <w:r>
        <w:rPr>
          <w:color w:val="ff0000"/>
          <w:sz w:val="24"/>
          <w:szCs w:val="24"/>
          <w:lang w:val="en-US"/>
        </w:rPr>
        <w:t>ከእግዚአብሔር</w:t>
      </w:r>
      <w:r>
        <w:rPr>
          <w:sz w:val="24"/>
          <w:szCs w:val="24"/>
          <w:lang w:val="en-US"/>
        </w:rPr>
        <w:t xml:space="preserve"> ነው። እንደናንተው የተዋህዶ ኦርቶዶክስ እምነት አማኞች በእውነትና በመንፈስ የምንጓዝ </w:t>
      </w:r>
      <w:r>
        <w:rPr>
          <w:color w:val="ff0000"/>
          <w:sz w:val="24"/>
          <w:szCs w:val="24"/>
          <w:lang w:val="en-US"/>
        </w:rPr>
        <w:t>የእግዚአብሔር</w:t>
      </w:r>
      <w:r>
        <w:rPr>
          <w:sz w:val="24"/>
          <w:szCs w:val="24"/>
          <w:lang w:val="en-US"/>
        </w:rPr>
        <w:t xml:space="preserve"> ቤተሰቦች ነን። የዚች ያንዲቷ የእውነተኛቱ የተዋህዶ ኦርቶዶክስ እምነት ልጆች ነን። እኛ እንግዲህ ከዚህ የተለየ እምነት የለን። ደጋግመን ደጋግመን ደጋግመን እውነትን ነግረናል ዛሬ ወደ ትልቅ ርዕስ ነው የምንገባው ወደ ተዋህዶ ኦርቶዶክስ እምነታችንን እናውቃለን ወይ? በሚለው ላይ ሰፊ የሆነ ርዕስ ነው አሱን ለማስተማር </w:t>
      </w:r>
      <w:r>
        <w:rPr>
          <w:color w:val="ff0000"/>
          <w:sz w:val="24"/>
          <w:szCs w:val="24"/>
          <w:lang w:val="en-US"/>
        </w:rPr>
        <w:t>እግዚአብሔር</w:t>
      </w:r>
      <w:r>
        <w:rPr>
          <w:sz w:val="24"/>
          <w:szCs w:val="24"/>
          <w:lang w:val="en-US"/>
        </w:rPr>
        <w:t xml:space="preserve"> እንደሰጠን </w:t>
      </w:r>
      <w:r>
        <w:rPr>
          <w:color w:val="ff0000"/>
          <w:sz w:val="24"/>
          <w:szCs w:val="24"/>
          <w:lang w:val="en-US"/>
        </w:rPr>
        <w:t>እግዚአብሔር</w:t>
      </w:r>
      <w:r>
        <w:rPr>
          <w:sz w:val="24"/>
          <w:szCs w:val="24"/>
          <w:lang w:val="en-US"/>
        </w:rPr>
        <w:t xml:space="preserve"> </w:t>
      </w:r>
      <w:r>
        <w:rPr>
          <w:color w:val="ff0000"/>
          <w:sz w:val="24"/>
          <w:szCs w:val="24"/>
          <w:lang w:val="en-US"/>
        </w:rPr>
        <w:t>መንፈስ ቅዱስ</w:t>
      </w:r>
      <w:r>
        <w:rPr>
          <w:sz w:val="24"/>
          <w:szCs w:val="24"/>
          <w:lang w:val="en-US"/>
        </w:rPr>
        <w:t xml:space="preserve"> በኛ ሆኖ ይድረስ ያለውን በተቻለ ሁሉ ለማድረስ ነው የምንሞክረው። ሙግታችን ትግላችን ሁሉ ስለ እምነታችን ነው ስለ ተዋህዶ ኦርቶዶክስ እምነት። አውነተኛ የተዋህዶ ኦርቶዶክስ እምነት አማኝ በእውነት በመንፈስ የፀና ሁሉ ሊያዳምጠን ይችላል። ያዳምጠናልም ብለን ሙሉ እምነት አለን። ከዚህ ዉጭ የሆነ ህጉንም የማያውቀው፤ ስርአቱን የማያውቀው፤ የተዋህዶ ኦርቶዶክስ መሰረታዊ የሆነውን ቀኖናዋን፣ ዶግማዋን፣ ስርአቷን ሁሉ ሊረዳ ፈቃድም የሌለው ዝም ብሎ ስሙን ብቻ ለጥፎ በደረቱ ላይ ክታቡን አስሮ አገልጋዩን አይከኑን አንጠልጥሎ ቀሚሱን ለብሶ ጠምጥሞ የሚሄደው ሁሉ እነዚህ ሁሉ አማኝ ነን ቢሉ። ማነኛው የእውነተኛ አማኝ ነው? ማነኛው? የኢትዮጵያ ኦርቶዶክስ ተዋህዶ ቤተክርሰቲያን እውነተኛ ልጅ ነው? </w:t>
      </w:r>
      <w:r>
        <w:rPr>
          <w:color w:val="ff0000"/>
          <w:sz w:val="24"/>
          <w:szCs w:val="24"/>
          <w:lang w:val="en-US"/>
        </w:rPr>
        <w:t>እግዚአብሔር</w:t>
      </w:r>
      <w:r>
        <w:rPr>
          <w:sz w:val="24"/>
          <w:szCs w:val="24"/>
          <w:lang w:val="en-US"/>
        </w:rPr>
        <w:t xml:space="preserve"> ያውቀዋል፥ በሚዛኑ ሰፍሮ ያውቀዋል፥ </w:t>
      </w:r>
      <w:r>
        <w:rPr>
          <w:color w:val="ff0000"/>
          <w:sz w:val="24"/>
          <w:szCs w:val="24"/>
          <w:lang w:val="en-US"/>
        </w:rPr>
        <w:t>ድንግል</w:t>
      </w:r>
      <w:r>
        <w:rPr>
          <w:sz w:val="24"/>
          <w:szCs w:val="24"/>
          <w:lang w:val="en-US"/>
        </w:rPr>
        <w:t xml:space="preserve"> በጥንቃቄ ለይታ፣ አብቅታ፣ ጨርሳለች ታውቃችኋለች ማንም ማንንም ማታለል አይችልም። ዛሬ መስፈሪያው ማበጠሪያው እየልየ ስንዴውን ወደ ጎተራ ገለባውን ለሳት ነው። አሁን ይሄ ሰአቱ ይሄ ነው። እውነተኛው የተዋህዶ ልጅ ስንዴ ነው መልካም ነው ተዋህዶን ጠንቅቆ የሚያውቅ ነው። የሚኖርበትም የሚመላለስበትም ነው። ህይወትንም ጠንቅቆ ያወቀ ነው ስንዴ ነው ወደ ጎተራው። </w:t>
      </w:r>
      <w:r>
        <w:rPr>
          <w:color w:val="ff0000"/>
          <w:sz w:val="24"/>
          <w:szCs w:val="24"/>
          <w:lang w:val="en-US"/>
        </w:rPr>
        <w:t>እግዚአብሔር</w:t>
      </w:r>
      <w:r>
        <w:rPr>
          <w:sz w:val="24"/>
          <w:szCs w:val="24"/>
          <w:lang w:val="en-US"/>
        </w:rPr>
        <w:t xml:space="preserve"> ወዳዘጋጀለት ወደ መልካሙ ወደ ትንሳኤው ሁሉ ያልፋል። ተመሳስየ እሄዳለሁ ብሎ ስንዴ ላይ ተጣብቆ ተመሳስሎ እሄዳለሁ የሚለው ገለባው፣ ስናሩ እነዚህ ሁሉ እንክርዳዱ ምኑ ሁሉ እሳት ተዘጋጅቷል እሳቱ ይበላቸዋል። እንግዲህ ይሄ ግልፅ ሊሆንላችሁ ያስፈልጋል። በመከራ ዉስጥ ግድ ክፉ ብቻ በእሳት ይወገዳል አይደለም እውነተኞችም ድግሞ በእሳት ይፈተናሉ። አልፎ ተርፎም ደግሞ </w:t>
      </w:r>
      <w:r>
        <w:rPr>
          <w:color w:val="ff0000"/>
          <w:sz w:val="24"/>
          <w:szCs w:val="24"/>
          <w:lang w:val="en-US"/>
        </w:rPr>
        <w:t>እግዚአብሔር</w:t>
      </w:r>
      <w:r>
        <w:rPr>
          <w:sz w:val="24"/>
          <w:szCs w:val="24"/>
          <w:lang w:val="en-US"/>
        </w:rPr>
        <w:t xml:space="preserve"> ለታላቅ ክብር ያሰባቸው ድሞ በሰማዕትነት ያልፋሉ። ይሄ ሁሉ የሚታወቀው </w:t>
      </w:r>
      <w:r>
        <w:rPr>
          <w:color w:val="ff0000"/>
          <w:sz w:val="24"/>
          <w:szCs w:val="24"/>
          <w:lang w:val="en-US"/>
        </w:rPr>
        <w:t>በእግዚአብሔር</w:t>
      </w:r>
      <w:r>
        <w:rPr>
          <w:sz w:val="24"/>
          <w:szCs w:val="24"/>
          <w:lang w:val="en-US"/>
        </w:rPr>
        <w:t xml:space="preserve"> ነው። ለያንዳንዳችን የተዘጋጀልንን እጣ፣ ጉዞ፣ አካሄድ ሁሉ የሚወስነው </w:t>
      </w:r>
      <w:r>
        <w:rPr>
          <w:color w:val="ff0000"/>
          <w:sz w:val="24"/>
          <w:szCs w:val="24"/>
          <w:lang w:val="en-US"/>
        </w:rPr>
        <w:t>እግዚአብሔር</w:t>
      </w:r>
      <w:r>
        <w:rPr>
          <w:sz w:val="24"/>
          <w:szCs w:val="24"/>
          <w:lang w:val="en-US"/>
        </w:rPr>
        <w:t xml:space="preserve"> ነው። እውነትን መፈለግ ብቻ ነው ከኛ የሚጠበቀው። እውነተኛ የተዋህዶ ልጅ የሆንክ ሁሉ አባቶቻችንም ሆኑ እናቶቻችን እህቶቻችንም ሆኑ ወንድሞቻችን ልጆቻችን እውነትን የምትፈልጉ ሁኑ። ወሬ አይደለም ማድመጥ ያለባችሁ እውነት የት ናት? ከየት ነው የሚመነጨው እውነት ማናት እምነቴ? ተዋህዶ ኦርቶዶክስ እምነቴ ማናት? መሰረቷ ምንድን ነው? ብላችሁ ጠይቁ እኛንም ስትሰሙ ምን እያሉ ነው? ከየት ነው የሚነሱት? የሚጠቅሱትስ ምንድን ነው? ማን ነው የላካቸው? ምንድን ናቸው እስኪ </w:t>
      </w:r>
      <w:r>
        <w:rPr>
          <w:color w:val="ff0000"/>
          <w:sz w:val="24"/>
          <w:szCs w:val="24"/>
          <w:lang w:val="en-US"/>
        </w:rPr>
        <w:t>ከእግዚአብሔር</w:t>
      </w:r>
      <w:r>
        <w:rPr>
          <w:sz w:val="24"/>
          <w:szCs w:val="24"/>
          <w:lang w:val="en-US"/>
        </w:rPr>
        <w:t xml:space="preserve"> ልነጋገርበት ከህሊናየ ልነጋገር እነሱም የሚሉትን ልስማ! ከዚህም የሚነገረውን ልስማ የሁለቱንም ልስማ እስኪ እውነት የት ጋ ናት? መጀመሪያ ለህሊናችሁ መልስ ስጡ ቀጥላችሁ ካጠራጠራችሁ ወደ </w:t>
      </w:r>
      <w:r>
        <w:rPr>
          <w:color w:val="ff0000"/>
          <w:sz w:val="24"/>
          <w:szCs w:val="24"/>
          <w:lang w:val="en-US"/>
        </w:rPr>
        <w:t>እግዚአብሔር</w:t>
      </w:r>
      <w:r>
        <w:rPr>
          <w:sz w:val="24"/>
          <w:szCs w:val="24"/>
          <w:lang w:val="en-US"/>
        </w:rPr>
        <w:t xml:space="preserve"> ቀርባችሁ በፆም፣ በፀሎት ይሄ እንዲህ ይላል በዚህ አቅጣጫ እንዲህ ይባላል በዚህ ድግሞ እንዲህ የሚሉ መጥተዋል! እነዚህ ደግሞ እኛም ተዋህዶ ነን ነው የሚሉትት! እኛም የቤተክርስቲያን ልጆች ነን ነው የሚሉት! የትኛው ጋ ነው እውነቱ? ግለፅልን ብሎ </w:t>
      </w:r>
      <w:r>
        <w:rPr>
          <w:color w:val="ff0000"/>
          <w:sz w:val="24"/>
          <w:szCs w:val="24"/>
          <w:lang w:val="en-US"/>
        </w:rPr>
        <w:t>እግዚአብሔርን</w:t>
      </w:r>
      <w:r>
        <w:rPr>
          <w:sz w:val="24"/>
          <w:szCs w:val="24"/>
          <w:lang w:val="en-US"/>
        </w:rPr>
        <w:t xml:space="preserve"> መጠየቅ በጃችሁ ያለ ገንዘባችሁ ነው መብታችሁ ነው </w:t>
      </w:r>
      <w:r>
        <w:rPr>
          <w:color w:val="ff0000"/>
          <w:sz w:val="24"/>
          <w:szCs w:val="24"/>
          <w:lang w:val="en-US"/>
        </w:rPr>
        <w:t>እግዚአብሔር</w:t>
      </w:r>
      <w:r>
        <w:rPr>
          <w:sz w:val="24"/>
          <w:szCs w:val="24"/>
          <w:lang w:val="en-US"/>
        </w:rPr>
        <w:t xml:space="preserve"> አልሰማም አላለም። ይሄንን እውነት እየተረዳችሁ የማታደምጡ እና እኛን ብቻ ለመንቀፍ፣ እኛም ብቻ ለማጥላላት ወይም ደግሞ ሕዝብ እንዳይሰማ ለማድረግ የምትደክሙ ሁሉ በርግጥም የዲያቢሎስ ልጆች ናችሁ። በርግጥም ጠላቶች ናችሁ። በርግጥም የዚች ሃገር ክፉ ክፉ ክፉ የመርዝ ብልቂያጥ ማለት ናችሁ። እንደናንተ አይነቱ የግድ እሳት ይበላው ዘንድ ፍርዱም አለ መጧል ያጠናቅቃችኋል። ይሄን ደሞ እርግጠኛ እንድትሆኑ ደጋግመን ልንነግራችሁ እንወዳለን። የኛ መጠራት ግልፅ እንዲሆንላችሁ ከቃሉ ጋር አገናዝበን እኔም አገናዝቤ ልግለፅላችሁ። ልብ ብላችሁ እንግዲህ ቃሉን በማስተዋል እድምጡት ከሐዋርያው የጳውሎስ መልዕክት ወደ ቆሮንጦስ ሰዎች 1ን ከ ምዕራፍ አንድ እንነሳና ከቁጥር 18 ጀምረን እንየው።</w:t>
      </w:r>
    </w:p>
    <w:p>
      <w:pPr>
        <w:pStyle w:val="style0"/>
        <w:jc w:val="both"/>
        <w:rPr>
          <w:sz w:val="24"/>
          <w:szCs w:val="24"/>
        </w:rPr>
      </w:pPr>
      <w:r>
        <w:rPr>
          <w:sz w:val="24"/>
          <w:szCs w:val="24"/>
          <w:lang w:val="en-US"/>
        </w:rPr>
        <w:t xml:space="preserve">“የመስቀሉ ቃል ለሚጠፉት ሞኝነት፥” </w:t>
      </w:r>
    </w:p>
    <w:p>
      <w:pPr>
        <w:pStyle w:val="style0"/>
        <w:jc w:val="both"/>
        <w:rPr>
          <w:sz w:val="24"/>
          <w:szCs w:val="24"/>
        </w:rPr>
      </w:pPr>
      <w:r>
        <w:rPr>
          <w:sz w:val="24"/>
          <w:szCs w:val="24"/>
          <w:lang w:val="en-US"/>
        </w:rPr>
        <w:t xml:space="preserve">ይላል አዎ ይሄ ምንም እንዳትሳሳቱ </w:t>
      </w:r>
      <w:r>
        <w:rPr>
          <w:color w:val="ff0000"/>
          <w:sz w:val="24"/>
          <w:szCs w:val="24"/>
          <w:lang w:val="en-US"/>
        </w:rPr>
        <w:t>የእግዚአብሔርን</w:t>
      </w:r>
      <w:r>
        <w:rPr>
          <w:sz w:val="24"/>
          <w:szCs w:val="24"/>
          <w:lang w:val="en-US"/>
        </w:rPr>
        <w:t xml:space="preserve"> ቃል የማይሰሙ፤ </w:t>
      </w:r>
      <w:r w:rsidRPr="565C4C11">
        <w:rPr>
          <w:color w:val="ff0000"/>
          <w:sz w:val="24"/>
          <w:szCs w:val="24"/>
          <w:lang w:val="en-US"/>
          <w:rPrChange w:id="14" w:author="ZTE Blade L8" w:date="2024-06-18T06:05:00Z">
            <w:rPr>
              <w:sz w:val="24"/>
              <w:szCs w:val="24"/>
              <w:lang w:val="en-US"/>
            </w:rPr>
          </w:rPrChange>
        </w:rPr>
        <w:t>የወልድን</w:t>
      </w:r>
      <w:r>
        <w:rPr>
          <w:sz w:val="24"/>
          <w:szCs w:val="24"/>
          <w:lang w:val="en-US"/>
        </w:rPr>
        <w:t xml:space="preserve"> የቸሩ </w:t>
      </w:r>
      <w:r>
        <w:rPr>
          <w:color w:val="ff0000"/>
          <w:sz w:val="24"/>
          <w:szCs w:val="24"/>
          <w:lang w:val="en-US"/>
        </w:rPr>
        <w:t>መድኃኔአለምን</w:t>
      </w:r>
      <w:r>
        <w:rPr>
          <w:sz w:val="24"/>
          <w:szCs w:val="24"/>
          <w:lang w:val="en-US"/>
        </w:rPr>
        <w:t xml:space="preserve"> ዋጋ መክፈል ሊያድን የሰራውን ስራ ሁሉ አለመቀበል! ተዋህዶ ኦርቶዶክስ እምነትን አለመረዳትና አለማወቅ መስቀሉን አለመቀበል አለማመን ለሚጠፉ ሞኝነት ነው ይሄ።</w:t>
      </w:r>
    </w:p>
    <w:p>
      <w:pPr>
        <w:pStyle w:val="style0"/>
        <w:jc w:val="both"/>
        <w:rPr>
          <w:sz w:val="24"/>
          <w:szCs w:val="24"/>
        </w:rPr>
      </w:pPr>
      <w:r>
        <w:rPr>
          <w:sz w:val="24"/>
          <w:szCs w:val="24"/>
          <w:lang w:val="en-US"/>
        </w:rPr>
        <w:t xml:space="preserve">“ለእኛ ለምንድን ግን </w:t>
      </w:r>
      <w:r w:rsidRPr="B5B3E56F">
        <w:rPr>
          <w:color w:val="ff0000"/>
          <w:sz w:val="24"/>
          <w:szCs w:val="24"/>
          <w:lang w:val="en-US"/>
          <w:rPrChange w:id="15" w:author="ZTE Blade L8" w:date="2024-06-18T05:46:00Z">
            <w:rPr>
              <w:sz w:val="24"/>
              <w:szCs w:val="24"/>
              <w:lang w:val="en-US"/>
            </w:rPr>
          </w:rPrChange>
        </w:rPr>
        <w:t>የእግዚአብሔር</w:t>
      </w:r>
      <w:r>
        <w:rPr>
          <w:sz w:val="24"/>
          <w:szCs w:val="24"/>
          <w:lang w:val="en-US"/>
        </w:rPr>
        <w:t xml:space="preserve"> ኃይል ነውና።” ይላል ቃሉ።</w:t>
      </w:r>
    </w:p>
    <w:p>
      <w:pPr>
        <w:pStyle w:val="style0"/>
        <w:jc w:val="both"/>
        <w:rPr>
          <w:sz w:val="24"/>
          <w:szCs w:val="24"/>
        </w:rPr>
      </w:pPr>
      <w:r>
        <w:rPr>
          <w:sz w:val="24"/>
          <w:szCs w:val="24"/>
          <w:lang w:val="en-US"/>
        </w:rPr>
        <w:t>1ኛ ቆሮንቶስ 1</w:t>
      </w:r>
    </w:p>
    <w:p>
      <w:pPr>
        <w:pStyle w:val="style0"/>
        <w:jc w:val="both"/>
        <w:rPr>
          <w:sz w:val="24"/>
          <w:szCs w:val="24"/>
        </w:rPr>
      </w:pPr>
      <w:r>
        <w:rPr>
          <w:sz w:val="24"/>
          <w:szCs w:val="24"/>
          <w:lang w:val="en-US"/>
        </w:rPr>
        <w:t>¯¯¯¯¯¯¯¯¯¯</w:t>
      </w:r>
    </w:p>
    <w:p>
      <w:pPr>
        <w:pStyle w:val="style0"/>
        <w:jc w:val="both"/>
        <w:rPr>
          <w:sz w:val="24"/>
          <w:szCs w:val="24"/>
        </w:rPr>
      </w:pPr>
      <w:r>
        <w:rPr>
          <w:sz w:val="24"/>
          <w:szCs w:val="24"/>
          <w:lang w:val="en-US"/>
        </w:rPr>
        <w:t>¹⁹ የጥበበኞችን ጥበብ አጠፋለሁ”</w:t>
      </w:r>
    </w:p>
    <w:p>
      <w:pPr>
        <w:pStyle w:val="style0"/>
        <w:jc w:val="both"/>
        <w:rPr>
          <w:sz w:val="24"/>
          <w:szCs w:val="24"/>
        </w:rPr>
      </w:pPr>
      <w:r>
        <w:rPr>
          <w:sz w:val="24"/>
          <w:szCs w:val="24"/>
          <w:lang w:val="en-US"/>
        </w:rPr>
        <w:t>ዛሬ በጥበብ አይደለ ሁሉ ነገር የሚነገረው በጥበብ አይደለ የሚሰበከው! አለቆቻችሁ የሚሉት በጥበብ የተመከረ በአውሮፓ፣ በአሜሪካ ትኬዶ ብዙ እዉቀት ዲግሪ ተሰብስቦለት በጥበባዊ ስብከት የለም! የለም! የጥበበኞችን ጥበብ አጠፋለሁ።</w:t>
      </w:r>
    </w:p>
    <w:p>
      <w:pPr>
        <w:pStyle w:val="style0"/>
        <w:jc w:val="both"/>
        <w:rPr>
          <w:sz w:val="24"/>
          <w:szCs w:val="24"/>
        </w:rPr>
      </w:pPr>
      <w:r>
        <w:rPr>
          <w:sz w:val="24"/>
          <w:szCs w:val="24"/>
          <w:lang w:val="en-US"/>
        </w:rPr>
        <w:t xml:space="preserve">¹⁹ የጥበበኞችን ጥበብ አጠፋለሁ የአስተዋዮችንም ማስተዋል እጥላለሁ።” </w:t>
      </w:r>
    </w:p>
    <w:p>
      <w:pPr>
        <w:pStyle w:val="style0"/>
        <w:jc w:val="both"/>
        <w:rPr>
          <w:sz w:val="24"/>
          <w:szCs w:val="24"/>
        </w:rPr>
      </w:pPr>
      <w:r>
        <w:rPr>
          <w:sz w:val="24"/>
          <w:szCs w:val="24"/>
          <w:lang w:val="en-US"/>
        </w:rPr>
        <w:t xml:space="preserve">ተመራማሪዎች ይላል ይሄው ቃሉ ነው </w:t>
      </w:r>
    </w:p>
    <w:p>
      <w:pPr>
        <w:pStyle w:val="style0"/>
        <w:jc w:val="both"/>
        <w:rPr>
          <w:sz w:val="24"/>
          <w:szCs w:val="24"/>
        </w:rPr>
      </w:pPr>
      <w:r>
        <w:rPr>
          <w:sz w:val="24"/>
          <w:szCs w:val="24"/>
          <w:lang w:val="en-US"/>
        </w:rPr>
        <w:t>---“ተብሎ ተፅፏልና። “ጥበበኛ የት አለ?”</w:t>
      </w:r>
    </w:p>
    <w:p>
      <w:pPr>
        <w:pStyle w:val="style0"/>
        <w:jc w:val="both"/>
        <w:rPr>
          <w:sz w:val="24"/>
          <w:szCs w:val="24"/>
        </w:rPr>
      </w:pPr>
      <w:r>
        <w:rPr>
          <w:sz w:val="24"/>
          <w:szCs w:val="24"/>
          <w:lang w:val="en-US"/>
        </w:rPr>
        <w:t xml:space="preserve">እስኪ እስከዛሬ ትሰማላችሁ ጠበብኛ የትጋ ነው </w:t>
      </w:r>
      <w:r w:rsidRPr="194005D1">
        <w:rPr>
          <w:color w:val="ff0000"/>
          <w:sz w:val="24"/>
          <w:szCs w:val="24"/>
          <w:lang w:val="en-US"/>
          <w:rPrChange w:id="16" w:author="ZTE Blade L8" w:date="2024-06-18T05:46:00Z">
            <w:rPr>
              <w:sz w:val="24"/>
              <w:szCs w:val="24"/>
              <w:lang w:val="en-US"/>
            </w:rPr>
          </w:rPrChange>
        </w:rPr>
        <w:t>የእግዚአብሔርን</w:t>
      </w:r>
      <w:r>
        <w:rPr>
          <w:sz w:val="24"/>
          <w:szCs w:val="24"/>
          <w:lang w:val="en-US"/>
        </w:rPr>
        <w:t xml:space="preserve"> እውነት የገለፀ።</w:t>
      </w:r>
    </w:p>
    <w:p>
      <w:pPr>
        <w:pStyle w:val="style0"/>
        <w:jc w:val="both"/>
        <w:rPr>
          <w:sz w:val="24"/>
          <w:szCs w:val="24"/>
        </w:rPr>
      </w:pPr>
      <w:r>
        <w:rPr>
          <w:sz w:val="24"/>
          <w:szCs w:val="24"/>
          <w:lang w:val="en-US"/>
        </w:rPr>
        <w:t>“ጻፊስ የት አለ? የዚች ዓለም መርማሪስ የት አለ?”</w:t>
      </w:r>
    </w:p>
    <w:p>
      <w:pPr>
        <w:pStyle w:val="style0"/>
        <w:jc w:val="both"/>
        <w:rPr>
          <w:sz w:val="24"/>
          <w:szCs w:val="24"/>
        </w:rPr>
      </w:pPr>
      <w:r>
        <w:rPr>
          <w:sz w:val="24"/>
          <w:szCs w:val="24"/>
          <w:lang w:val="en-US"/>
        </w:rPr>
        <w:t>ሁሉ አላለፉም ተመራምረው ተመራምረው ተመራምረው የት ደረሱ አልፈዋል።</w:t>
      </w:r>
    </w:p>
    <w:p>
      <w:pPr>
        <w:pStyle w:val="style0"/>
        <w:jc w:val="both"/>
        <w:rPr>
          <w:sz w:val="24"/>
          <w:szCs w:val="24"/>
        </w:rPr>
      </w:pPr>
      <w:r>
        <w:rPr>
          <w:sz w:val="24"/>
          <w:szCs w:val="24"/>
          <w:lang w:val="en-US"/>
        </w:rPr>
        <w:t>“</w:t>
      </w:r>
      <w:r>
        <w:rPr>
          <w:color w:val="ff0000"/>
          <w:sz w:val="24"/>
          <w:szCs w:val="24"/>
          <w:lang w:val="en-US"/>
        </w:rPr>
        <w:t>እግዚአብሔር</w:t>
      </w:r>
      <w:r>
        <w:rPr>
          <w:sz w:val="24"/>
          <w:szCs w:val="24"/>
          <w:lang w:val="en-US"/>
        </w:rPr>
        <w:t xml:space="preserve"> የዚችን ዓለም ጥበብ ሞኝነት እንዲሆን አላደረገምን?”</w:t>
      </w:r>
    </w:p>
    <w:p>
      <w:pPr>
        <w:pStyle w:val="style0"/>
        <w:jc w:val="both"/>
        <w:rPr>
          <w:sz w:val="24"/>
          <w:szCs w:val="24"/>
        </w:rPr>
      </w:pPr>
      <w:r>
        <w:rPr>
          <w:sz w:val="24"/>
          <w:szCs w:val="24"/>
          <w:lang w:val="en-US"/>
        </w:rPr>
        <w:t xml:space="preserve">ይሄ ነው ነጥቡ ወገኖቼ በጥበብ </w:t>
      </w:r>
      <w:r>
        <w:rPr>
          <w:color w:val="ff0000"/>
          <w:sz w:val="24"/>
          <w:szCs w:val="24"/>
          <w:lang w:val="en-US"/>
        </w:rPr>
        <w:t>እግዚአብሔርን</w:t>
      </w:r>
      <w:r>
        <w:rPr>
          <w:sz w:val="24"/>
          <w:szCs w:val="24"/>
          <w:lang w:val="en-US"/>
        </w:rPr>
        <w:t xml:space="preserve"> ማግኘት አይቻልም።</w:t>
      </w:r>
    </w:p>
    <w:p>
      <w:pPr>
        <w:pStyle w:val="style0"/>
        <w:jc w:val="both"/>
        <w:rPr>
          <w:sz w:val="24"/>
          <w:szCs w:val="24"/>
        </w:rPr>
      </w:pPr>
      <w:r>
        <w:rPr>
          <w:sz w:val="24"/>
          <w:szCs w:val="24"/>
          <w:lang w:val="en-US"/>
        </w:rPr>
        <w:t>“</w:t>
      </w:r>
      <w:r>
        <w:rPr>
          <w:color w:val="ff0000"/>
          <w:sz w:val="24"/>
          <w:szCs w:val="24"/>
          <w:lang w:val="en-US"/>
        </w:rPr>
        <w:t>በእግዚአብሔር</w:t>
      </w:r>
      <w:r>
        <w:rPr>
          <w:sz w:val="24"/>
          <w:szCs w:val="24"/>
          <w:lang w:val="en-US"/>
        </w:rPr>
        <w:t xml:space="preserve"> ጥበብ ምክንያት ዓለም </w:t>
      </w:r>
      <w:r>
        <w:rPr>
          <w:color w:val="ff0000"/>
          <w:sz w:val="24"/>
          <w:szCs w:val="24"/>
          <w:lang w:val="en-US"/>
        </w:rPr>
        <w:t>እግዚአብሔርን</w:t>
      </w:r>
      <w:r>
        <w:rPr>
          <w:sz w:val="24"/>
          <w:szCs w:val="24"/>
          <w:lang w:val="en-US"/>
        </w:rPr>
        <w:t xml:space="preserve"> በጥበብዋ ስላላወቀች፥”</w:t>
      </w:r>
    </w:p>
    <w:p>
      <w:pPr>
        <w:pStyle w:val="style0"/>
        <w:jc w:val="both"/>
        <w:rPr>
          <w:sz w:val="24"/>
          <w:szCs w:val="24"/>
        </w:rPr>
      </w:pPr>
      <w:r>
        <w:rPr>
          <w:sz w:val="24"/>
          <w:szCs w:val="24"/>
          <w:lang w:val="en-US"/>
        </w:rPr>
        <w:t xml:space="preserve">አለም በሙሉ ዛሬ ያለው 8 ቢሊየን ያዳም ዘር በሙሉ ልብ ብለህ አድምጥ </w:t>
      </w:r>
      <w:r>
        <w:rPr>
          <w:color w:val="ff0000"/>
          <w:sz w:val="24"/>
          <w:szCs w:val="24"/>
          <w:lang w:val="en-US"/>
        </w:rPr>
        <w:t>በእግዚአብሔር</w:t>
      </w:r>
      <w:r>
        <w:rPr>
          <w:sz w:val="24"/>
          <w:szCs w:val="24"/>
          <w:lang w:val="en-US"/>
        </w:rPr>
        <w:t xml:space="preserve"> ጥበብ ምክንያት </w:t>
      </w:r>
      <w:r>
        <w:rPr>
          <w:color w:val="ff0000"/>
          <w:sz w:val="24"/>
          <w:szCs w:val="24"/>
          <w:lang w:val="en-US"/>
        </w:rPr>
        <w:t>እግዚአብሔር</w:t>
      </w:r>
      <w:r>
        <w:rPr>
          <w:sz w:val="24"/>
          <w:szCs w:val="24"/>
          <w:lang w:val="en-US"/>
        </w:rPr>
        <w:t xml:space="preserve"> ሁሉን ስለሰወረው፤ ሁሉንም በጥበብ ስላከናወነው አለም </w:t>
      </w:r>
      <w:r>
        <w:rPr>
          <w:color w:val="ff0000"/>
          <w:sz w:val="24"/>
          <w:szCs w:val="24"/>
          <w:lang w:val="en-US"/>
        </w:rPr>
        <w:t>እግዚአብሔርን</w:t>
      </w:r>
      <w:r>
        <w:rPr>
          <w:sz w:val="24"/>
          <w:szCs w:val="24"/>
          <w:lang w:val="en-US"/>
        </w:rPr>
        <w:t xml:space="preserve"> ሌላ ባቆመችው ዲያቢሎስ በሰጣት ጥበብ ስላላወቀች።</w:t>
      </w:r>
    </w:p>
    <w:p>
      <w:pPr>
        <w:pStyle w:val="style0"/>
        <w:jc w:val="both"/>
        <w:rPr>
          <w:sz w:val="24"/>
          <w:szCs w:val="24"/>
        </w:rPr>
      </w:pPr>
      <w:r>
        <w:rPr>
          <w:sz w:val="24"/>
          <w:szCs w:val="24"/>
          <w:lang w:val="en-US"/>
        </w:rPr>
        <w:t xml:space="preserve">“በስብከት ሞኝነት የሚያምኑትን ሊያድን </w:t>
      </w:r>
      <w:r w:rsidRPr="9A242739">
        <w:rPr>
          <w:color w:val="ff0000"/>
          <w:sz w:val="24"/>
          <w:szCs w:val="24"/>
          <w:lang w:val="en-US"/>
          <w:rPrChange w:id="17" w:author="ZTE Blade L8" w:date="2024-06-18T05:47:00Z">
            <w:rPr>
              <w:sz w:val="24"/>
              <w:szCs w:val="24"/>
              <w:lang w:val="en-US"/>
            </w:rPr>
          </w:rPrChange>
        </w:rPr>
        <w:t>የእግዚአብሔር</w:t>
      </w:r>
      <w:r>
        <w:rPr>
          <w:sz w:val="24"/>
          <w:szCs w:val="24"/>
          <w:lang w:val="en-US"/>
        </w:rPr>
        <w:t xml:space="preserve"> በጎ ፈቃድ ሆኖአልና።”</w:t>
      </w:r>
    </w:p>
    <w:p>
      <w:pPr>
        <w:pStyle w:val="style0"/>
        <w:jc w:val="both"/>
        <w:rPr>
          <w:sz w:val="24"/>
          <w:szCs w:val="24"/>
        </w:rPr>
      </w:pPr>
      <w:r>
        <w:rPr>
          <w:sz w:val="24"/>
          <w:szCs w:val="24"/>
          <w:lang w:val="en-US"/>
        </w:rPr>
        <w:t xml:space="preserve"> አያችሁ በጥበብ አይደለም ቃሉን በመስማት ስብከቱን ትምህርቱን በማድመጥ የሚያምኑ በቃ የሚያምኑ! ምርምር ዉስጥ የሚገቡ አላለም። በስብከት ሞኝነት የሚነገራቸውን </w:t>
      </w:r>
      <w:r>
        <w:rPr>
          <w:color w:val="ff0000"/>
          <w:sz w:val="24"/>
          <w:szCs w:val="24"/>
          <w:lang w:val="en-US"/>
        </w:rPr>
        <w:t>ከእግዚአብሔር</w:t>
      </w:r>
      <w:r>
        <w:rPr>
          <w:sz w:val="24"/>
          <w:szCs w:val="24"/>
          <w:lang w:val="en-US"/>
        </w:rPr>
        <w:t xml:space="preserve"> ቃል መሆኑን ብቻ አውቀው የሚድኑ የሚያምኑ እነሱ ይድናሉ። ይሄ ደግሞ </w:t>
      </w:r>
      <w:r>
        <w:rPr>
          <w:color w:val="ff0000"/>
          <w:sz w:val="24"/>
          <w:szCs w:val="24"/>
          <w:lang w:val="en-US"/>
        </w:rPr>
        <w:t>የእግዚአብሔር</w:t>
      </w:r>
      <w:r>
        <w:rPr>
          <w:sz w:val="24"/>
          <w:szCs w:val="24"/>
          <w:lang w:val="en-US"/>
        </w:rPr>
        <w:t xml:space="preserve"> ፈቃድ ነው።</w:t>
      </w:r>
    </w:p>
    <w:p>
      <w:pPr>
        <w:pStyle w:val="style0"/>
        <w:jc w:val="both"/>
        <w:rPr>
          <w:sz w:val="24"/>
          <w:szCs w:val="24"/>
        </w:rPr>
      </w:pPr>
      <w:r>
        <w:rPr>
          <w:sz w:val="24"/>
          <w:szCs w:val="24"/>
          <w:lang w:val="en-US"/>
        </w:rPr>
        <w:t>“መቼም አይሁድ ምልክትን ይለምናሉ”</w:t>
      </w:r>
    </w:p>
    <w:p>
      <w:pPr>
        <w:pStyle w:val="style0"/>
        <w:jc w:val="both"/>
        <w:rPr>
          <w:sz w:val="24"/>
          <w:szCs w:val="24"/>
        </w:rPr>
      </w:pPr>
      <w:r>
        <w:rPr>
          <w:sz w:val="24"/>
          <w:szCs w:val="24"/>
          <w:lang w:val="en-US"/>
        </w:rPr>
        <w:t>ይሄ ብዙዉን ጊዜ የምትሰሙት ነው እዚህም አሁን ባሁኑ ዘመን ምልክት አሳየን የሚል ትውልድ ነው።</w:t>
      </w:r>
    </w:p>
    <w:p>
      <w:pPr>
        <w:pStyle w:val="style0"/>
        <w:jc w:val="both"/>
        <w:rPr>
          <w:sz w:val="24"/>
          <w:szCs w:val="24"/>
        </w:rPr>
      </w:pPr>
      <w:r>
        <w:rPr>
          <w:sz w:val="24"/>
          <w:szCs w:val="24"/>
          <w:lang w:val="en-US"/>
        </w:rPr>
        <w:t>--- “የግሪክ ሰዎችም ጥበብን ይሻሉ፥”</w:t>
      </w:r>
    </w:p>
    <w:p>
      <w:pPr>
        <w:pStyle w:val="style0"/>
        <w:jc w:val="both"/>
        <w:rPr>
          <w:sz w:val="24"/>
          <w:szCs w:val="24"/>
        </w:rPr>
      </w:pPr>
      <w:r>
        <w:rPr>
          <w:sz w:val="24"/>
          <w:szCs w:val="24"/>
          <w:lang w:val="en-US"/>
        </w:rPr>
        <w:t xml:space="preserve">²³ እኛ ግን የተሰቀለውን </w:t>
      </w:r>
      <w:r>
        <w:rPr>
          <w:color w:val="ff0000"/>
          <w:sz w:val="24"/>
          <w:szCs w:val="24"/>
          <w:lang w:val="en-US"/>
        </w:rPr>
        <w:t>ክርስቶስን</w:t>
      </w:r>
      <w:r>
        <w:rPr>
          <w:sz w:val="24"/>
          <w:szCs w:val="24"/>
          <w:lang w:val="en-US"/>
        </w:rPr>
        <w:t xml:space="preserve"> እንሰብካለን፤ ይህም ለአይሁድ ማሰናከያ ለአሕዛብም ሞኝነት ነው፥</w:t>
      </w:r>
    </w:p>
    <w:p>
      <w:pPr>
        <w:pStyle w:val="style0"/>
        <w:jc w:val="both"/>
        <w:rPr>
          <w:sz w:val="24"/>
          <w:szCs w:val="24"/>
        </w:rPr>
      </w:pPr>
      <w:r>
        <w:rPr>
          <w:sz w:val="24"/>
          <w:szCs w:val="24"/>
          <w:lang w:val="en-US"/>
        </w:rPr>
        <w:t xml:space="preserve">²⁴ ለተጠሩት ግን፥ አይሁድ ቢሆኑ የግሪክ ሰዎችም ቢሆኑ፥ </w:t>
      </w:r>
      <w:r>
        <w:rPr>
          <w:color w:val="ff0000"/>
          <w:sz w:val="24"/>
          <w:szCs w:val="24"/>
          <w:lang w:val="en-US"/>
        </w:rPr>
        <w:t>የእግዚአብሔር</w:t>
      </w:r>
      <w:r>
        <w:rPr>
          <w:sz w:val="24"/>
          <w:szCs w:val="24"/>
          <w:lang w:val="en-US"/>
        </w:rPr>
        <w:t xml:space="preserve"> ኃይልና </w:t>
      </w:r>
      <w:r>
        <w:rPr>
          <w:color w:val="ff0000"/>
          <w:sz w:val="24"/>
          <w:szCs w:val="24"/>
          <w:lang w:val="en-US"/>
        </w:rPr>
        <w:t>የእግዚአብሔር</w:t>
      </w:r>
      <w:r>
        <w:rPr>
          <w:sz w:val="24"/>
          <w:szCs w:val="24"/>
          <w:lang w:val="en-US"/>
        </w:rPr>
        <w:t xml:space="preserve"> ጥበብ የሆነው ክርስቶስ ነው።</w:t>
      </w:r>
    </w:p>
    <w:p>
      <w:pPr>
        <w:pStyle w:val="style0"/>
        <w:jc w:val="both"/>
        <w:rPr>
          <w:sz w:val="24"/>
          <w:szCs w:val="24"/>
        </w:rPr>
      </w:pPr>
      <w:r>
        <w:rPr>
          <w:sz w:val="24"/>
          <w:szCs w:val="24"/>
          <w:lang w:val="en-US"/>
        </w:rPr>
        <w:t xml:space="preserve">²⁵ ከሰው ይልቅ </w:t>
      </w:r>
      <w:r>
        <w:rPr>
          <w:color w:val="ff0000"/>
          <w:sz w:val="24"/>
          <w:szCs w:val="24"/>
          <w:lang w:val="en-US"/>
        </w:rPr>
        <w:t>የእግዚአብሔር</w:t>
      </w:r>
      <w:r>
        <w:rPr>
          <w:sz w:val="24"/>
          <w:szCs w:val="24"/>
          <w:lang w:val="en-US"/>
        </w:rPr>
        <w:t xml:space="preserve"> ሞኝነት ይጠበባልና፥ </w:t>
      </w:r>
      <w:r>
        <w:rPr>
          <w:color w:val="ff0000"/>
          <w:sz w:val="24"/>
          <w:szCs w:val="24"/>
          <w:lang w:val="en-US"/>
        </w:rPr>
        <w:t>የእግዚአብሔርም</w:t>
      </w:r>
      <w:r>
        <w:rPr>
          <w:sz w:val="24"/>
          <w:szCs w:val="24"/>
          <w:lang w:val="en-US"/>
        </w:rPr>
        <w:t xml:space="preserve"> ድካም ከሰው ይልቅ ይበረታልና።”</w:t>
      </w:r>
    </w:p>
    <w:p>
      <w:pPr>
        <w:pStyle w:val="style0"/>
        <w:jc w:val="both"/>
        <w:rPr>
          <w:sz w:val="24"/>
          <w:szCs w:val="24"/>
        </w:rPr>
      </w:pPr>
      <w:r>
        <w:rPr>
          <w:sz w:val="24"/>
          <w:szCs w:val="24"/>
          <w:lang w:val="en-US"/>
        </w:rPr>
        <w:t xml:space="preserve">አዎ አሁን ይሄ </w:t>
      </w:r>
      <w:r>
        <w:rPr>
          <w:color w:val="ff0000"/>
          <w:sz w:val="24"/>
          <w:szCs w:val="24"/>
          <w:lang w:val="en-US"/>
        </w:rPr>
        <w:t>የእግዚአብሔርም</w:t>
      </w:r>
      <w:r>
        <w:rPr>
          <w:sz w:val="24"/>
          <w:szCs w:val="24"/>
          <w:lang w:val="en-US"/>
        </w:rPr>
        <w:t xml:space="preserve"> ድካም ከሰው ይልቅ የበረታልና፤ የእግዚአብሔር ሞኝነት ይጠበባልና ይለናል ቃሉ እንግዲህ የሚነግረንን ነው ልብ በሉ። እውነት ነው ይሄ የምታዩት ነው ዝም ሲል </w:t>
      </w:r>
      <w:r>
        <w:rPr>
          <w:color w:val="ff0000"/>
          <w:sz w:val="24"/>
          <w:szCs w:val="24"/>
          <w:lang w:val="en-US"/>
        </w:rPr>
        <w:t>እግዚአብሔር</w:t>
      </w:r>
      <w:r>
        <w:rPr>
          <w:sz w:val="24"/>
          <w:szCs w:val="24"/>
          <w:lang w:val="en-US"/>
        </w:rPr>
        <w:t xml:space="preserve"> ይካዳል፣ ይሰደባል፣ ይነቀፋል ብዙ ይባላል የታለ፣ ምን አለ እየተባለ ሁሉ ይተቻል ግን ይበረታል </w:t>
      </w:r>
      <w:r>
        <w:rPr>
          <w:color w:val="ff0000"/>
          <w:sz w:val="24"/>
          <w:szCs w:val="24"/>
          <w:lang w:val="en-US"/>
        </w:rPr>
        <w:t>እግዚአብሔር</w:t>
      </w:r>
      <w:r>
        <w:rPr>
          <w:sz w:val="24"/>
          <w:szCs w:val="24"/>
          <w:lang w:val="en-US"/>
        </w:rPr>
        <w:t>። ይኸው አለምን እየጨመቀ፣ እየፈጨ፣ እየቆላት አልመጣም ሰው በምክሩ በጥበቡ ዘለቀ? ቻለ? አይችልም።</w:t>
      </w:r>
    </w:p>
    <w:p>
      <w:pPr>
        <w:pStyle w:val="style0"/>
        <w:jc w:val="both"/>
        <w:rPr>
          <w:sz w:val="24"/>
          <w:szCs w:val="24"/>
        </w:rPr>
      </w:pPr>
      <w:r>
        <w:rPr>
          <w:sz w:val="24"/>
          <w:szCs w:val="24"/>
          <w:lang w:val="en-US"/>
        </w:rPr>
        <w:t>“ወንድሞች ሆይ” እንግዲህ ወደኛ እንምጣ። እኛ በዚህ በመጨራሻው በክፉ ሰአት በፍርድ ሰአት በዚህ ሰአት ልብ በሉ ከዛሬ 18 አመት ጀምሮ የምንጮኸው ተጠርተን ይሄን ተናገሩ ተብለን እንደሆነ ደጋግመን ነግረናችኋል።</w:t>
      </w:r>
    </w:p>
    <w:p>
      <w:pPr>
        <w:pStyle w:val="style0"/>
        <w:jc w:val="both"/>
        <w:rPr>
          <w:sz w:val="24"/>
          <w:szCs w:val="24"/>
        </w:rPr>
      </w:pPr>
      <w:r>
        <w:rPr>
          <w:sz w:val="24"/>
          <w:szCs w:val="24"/>
          <w:lang w:val="en-US"/>
        </w:rPr>
        <w:t>“ወንድሞች ሆይ፥ መጠራታችሁን ተመልከቱ፤ እንደ ሰው ጥበብ ጥበበኞች የሆኑ ብዙዎች፥ ኀያላን የሆኑ ብዙዎች፥ ባላባቶች የሆኑ ብዙዎች አልተጠሩም።”</w:t>
      </w:r>
    </w:p>
    <w:p>
      <w:pPr>
        <w:pStyle w:val="style0"/>
        <w:jc w:val="both"/>
        <w:rPr>
          <w:sz w:val="24"/>
          <w:szCs w:val="24"/>
        </w:rPr>
      </w:pPr>
      <w:r>
        <w:rPr>
          <w:sz w:val="24"/>
          <w:szCs w:val="24"/>
          <w:lang w:val="en-US"/>
        </w:rPr>
        <w:t xml:space="preserve">ይሄ ነው እንግዲህ ትንሽ የዚህን ህዝብ ህሊና ግራ ያጋባው ይሄ ነው። እንደኛ አይነት ምንም ስም የሌለን የት እንደሆንን የማንታወቅ ምናምንቴዎች በሰው ስሌትና መስፈርት ምኑም ጋር የሌልን ምክንያቱም ጥበበኛ አይደለንም፣ ኃያላን አይደለንም፤ ባላባት ገዢ አይደለንም፤ ካድሬ አይደለንም፣ ምሑር ምን ምን የለንም እኛ እዛ ዉስጥ የለንም። እነዚህን ግን </w:t>
      </w:r>
      <w:r>
        <w:rPr>
          <w:color w:val="ff0000"/>
          <w:sz w:val="24"/>
          <w:szCs w:val="24"/>
          <w:lang w:val="en-US"/>
        </w:rPr>
        <w:t>እግዚአብሔር</w:t>
      </w:r>
      <w:r>
        <w:rPr>
          <w:sz w:val="24"/>
          <w:szCs w:val="24"/>
          <w:lang w:val="en-US"/>
        </w:rPr>
        <w:t xml:space="preserve"> ለአገልግሎት አሁን አልጠራም በዚህ ሰአት አልጠራም በቃ።</w:t>
      </w:r>
    </w:p>
    <w:p>
      <w:pPr>
        <w:pStyle w:val="style0"/>
        <w:jc w:val="both"/>
        <w:rPr>
          <w:sz w:val="24"/>
          <w:szCs w:val="24"/>
        </w:rPr>
      </w:pPr>
      <w:r>
        <w:rPr>
          <w:sz w:val="24"/>
          <w:szCs w:val="24"/>
          <w:lang w:val="en-US"/>
        </w:rPr>
        <w:t xml:space="preserve">“ነገር ግን </w:t>
      </w:r>
      <w:r w:rsidRPr="D4A8C467">
        <w:rPr>
          <w:color w:val="ff0000"/>
          <w:sz w:val="24"/>
          <w:szCs w:val="24"/>
          <w:lang w:val="en-US"/>
          <w:rPrChange w:id="18" w:author="ZTE Blade L8" w:date="2024-06-18T05:47:00Z">
            <w:rPr>
              <w:sz w:val="24"/>
              <w:szCs w:val="24"/>
              <w:lang w:val="en-US"/>
            </w:rPr>
          </w:rPrChange>
        </w:rPr>
        <w:t>እግዚአብሔር</w:t>
      </w:r>
      <w:r>
        <w:rPr>
          <w:sz w:val="24"/>
          <w:szCs w:val="24"/>
          <w:lang w:val="en-US"/>
        </w:rPr>
        <w:t xml:space="preserve"> ጥበበኞችን እንዲያሳፍር”</w:t>
      </w:r>
    </w:p>
    <w:p>
      <w:pPr>
        <w:pStyle w:val="style0"/>
        <w:jc w:val="both"/>
        <w:rPr>
          <w:sz w:val="24"/>
          <w:szCs w:val="24"/>
        </w:rPr>
      </w:pPr>
      <w:r>
        <w:rPr>
          <w:sz w:val="24"/>
          <w:szCs w:val="24"/>
          <w:lang w:val="en-US"/>
        </w:rPr>
        <w:t>አዎ እነዚህ እንግዲህ በአሁኑ ሰአት እንደምትሰሙት በጥበብ በእውቀት በልፅገናል የሚሉትን እንዲያሳፍር።</w:t>
      </w:r>
    </w:p>
    <w:p>
      <w:pPr>
        <w:pStyle w:val="style0"/>
        <w:jc w:val="both"/>
        <w:rPr>
          <w:sz w:val="24"/>
          <w:szCs w:val="24"/>
        </w:rPr>
      </w:pPr>
      <w:r>
        <w:rPr>
          <w:sz w:val="24"/>
          <w:szCs w:val="24"/>
          <w:lang w:val="en-US"/>
        </w:rPr>
        <w:t xml:space="preserve">“የዓለምን ሞኝ ነገር መረጠ፤ ብርቱንም ነገር እንዲያሳፍር </w:t>
      </w:r>
      <w:r w:rsidRPr="03C10D61">
        <w:rPr>
          <w:color w:val="ff0000"/>
          <w:sz w:val="24"/>
          <w:szCs w:val="24"/>
          <w:lang w:val="en-US"/>
          <w:rPrChange w:id="19" w:author="ZTE Blade L8" w:date="2024-06-18T05:47:00Z">
            <w:rPr>
              <w:sz w:val="24"/>
              <w:szCs w:val="24"/>
              <w:lang w:val="en-US"/>
            </w:rPr>
          </w:rPrChange>
        </w:rPr>
        <w:t>እግዚአብሔር</w:t>
      </w:r>
      <w:r>
        <w:rPr>
          <w:sz w:val="24"/>
          <w:szCs w:val="24"/>
          <w:lang w:val="en-US"/>
        </w:rPr>
        <w:t xml:space="preserve"> የዓለምን ደካማ ነገር መረጠ፤”</w:t>
      </w:r>
    </w:p>
    <w:p>
      <w:pPr>
        <w:pStyle w:val="style0"/>
        <w:jc w:val="both"/>
        <w:rPr>
          <w:sz w:val="24"/>
          <w:szCs w:val="24"/>
        </w:rPr>
      </w:pPr>
      <w:r>
        <w:rPr>
          <w:sz w:val="24"/>
          <w:szCs w:val="24"/>
          <w:lang w:val="en-US"/>
        </w:rPr>
        <w:t xml:space="preserve">  — 1ኛ ቆሮንቶስ 1፥27</w:t>
      </w:r>
    </w:p>
    <w:p>
      <w:pPr>
        <w:pStyle w:val="style0"/>
        <w:jc w:val="both"/>
        <w:rPr>
          <w:sz w:val="24"/>
          <w:szCs w:val="24"/>
        </w:rPr>
      </w:pPr>
      <w:r>
        <w:rPr>
          <w:sz w:val="24"/>
          <w:szCs w:val="24"/>
          <w:lang w:val="en-US"/>
        </w:rPr>
        <w:t xml:space="preserve">ይሄው ነው እንግዲህ እኛም ይሄው ነው መስፈሩያው ይሄው ነው። </w:t>
      </w:r>
      <w:r>
        <w:rPr>
          <w:color w:val="ff0000"/>
          <w:sz w:val="24"/>
          <w:szCs w:val="24"/>
          <w:lang w:val="en-US"/>
        </w:rPr>
        <w:t>እግዚአብሔር</w:t>
      </w:r>
      <w:r>
        <w:rPr>
          <w:sz w:val="24"/>
          <w:szCs w:val="24"/>
          <w:lang w:val="en-US"/>
        </w:rPr>
        <w:t xml:space="preserve"> እንግዲህ በራሱ ሰፍሮ ከደካሞች መሃል እኛን አነሳ።</w:t>
      </w:r>
    </w:p>
    <w:p>
      <w:pPr>
        <w:pStyle w:val="style0"/>
        <w:jc w:val="both"/>
        <w:rPr>
          <w:sz w:val="24"/>
          <w:szCs w:val="24"/>
        </w:rPr>
      </w:pPr>
      <w:r>
        <w:rPr>
          <w:sz w:val="24"/>
          <w:szCs w:val="24"/>
          <w:lang w:val="en-US"/>
        </w:rPr>
        <w:t>“</w:t>
      </w:r>
      <w:r w:rsidRPr="FB42F983">
        <w:rPr>
          <w:color w:val="ff0000"/>
          <w:sz w:val="24"/>
          <w:szCs w:val="24"/>
          <w:lang w:val="en-US"/>
          <w:rPrChange w:id="20" w:author="ZTE Blade L8" w:date="2024-06-18T05:47:00Z">
            <w:rPr>
              <w:sz w:val="24"/>
              <w:szCs w:val="24"/>
              <w:lang w:val="en-US"/>
            </w:rPr>
          </w:rPrChange>
        </w:rPr>
        <w:t>እግዚአብሔርም</w:t>
      </w:r>
      <w:r>
        <w:rPr>
          <w:sz w:val="24"/>
          <w:szCs w:val="24"/>
          <w:lang w:val="en-US"/>
        </w:rPr>
        <w:t xml:space="preserve"> የሆነውን ነገር እንዲያጠፋ የዓለምን ምናምንቴ ነገር የተናቀውንም ነገር ያልሆነውንም ነገር መረጠ፥”</w:t>
      </w:r>
    </w:p>
    <w:p>
      <w:pPr>
        <w:pStyle w:val="style0"/>
        <w:jc w:val="both"/>
        <w:rPr>
          <w:sz w:val="24"/>
          <w:szCs w:val="24"/>
        </w:rPr>
      </w:pPr>
      <w:r>
        <w:rPr>
          <w:sz w:val="24"/>
          <w:szCs w:val="24"/>
          <w:lang w:val="en-US"/>
        </w:rPr>
        <w:t xml:space="preserve">  — 1ኛ ቆሮንቶስ 1፥28</w:t>
      </w:r>
    </w:p>
    <w:p>
      <w:pPr>
        <w:pStyle w:val="style0"/>
        <w:jc w:val="both"/>
        <w:rPr>
          <w:sz w:val="24"/>
          <w:szCs w:val="24"/>
        </w:rPr>
      </w:pPr>
      <w:r>
        <w:rPr>
          <w:sz w:val="24"/>
          <w:szCs w:val="24"/>
          <w:lang w:val="en-US"/>
        </w:rPr>
        <w:t xml:space="preserve">በቃ ይሄ ነው ነጥቡ። አሳቾች ምንድን ናቸው እነዚህ እ ከየት የመጡ ናቸው እየተባልን ዘራችንን ለመፈለግ የት ትምህርት ቤት ተምረው ነው? ከየትኛው ሊቅ፤ ሊቀ ጠበብ ከሚዎጡበት መንፈሳዊ ኮለጅ፤ ከየትኛው ደብር፤ ከየትኛው መጡ፤ ከየትኛው ገዳም ፈለቁ ፈለቁ፤ ከዚህ ወጡ የማንፈለግበት ቦታ የለም! የለንም! እኛ ድሆች ነን! እኛ ምናምንቴዎች ነን! በናንተ ፍለጋ እኛን አታገኙንም። እኛ ያለነው በተናቀ ስፍራ ነው ባጭሩ በተናቀ ስፍራ። እዚህ ግቡ በማይባልበት ስፍራ ነው ያለነው። </w:t>
      </w:r>
      <w:r>
        <w:rPr>
          <w:color w:val="ff0000"/>
          <w:sz w:val="24"/>
          <w:szCs w:val="24"/>
          <w:lang w:val="en-US"/>
        </w:rPr>
        <w:t>እግዚአብሔር</w:t>
      </w:r>
      <w:r>
        <w:rPr>
          <w:sz w:val="24"/>
          <w:szCs w:val="24"/>
          <w:lang w:val="en-US"/>
        </w:rPr>
        <w:t xml:space="preserve"> ኑሩ ባለን ስፍራ በየ ባዕታችን አለን።</w:t>
      </w:r>
    </w:p>
    <w:p>
      <w:pPr>
        <w:pStyle w:val="style0"/>
        <w:jc w:val="both"/>
        <w:rPr>
          <w:sz w:val="24"/>
          <w:szCs w:val="24"/>
        </w:rPr>
      </w:pPr>
      <w:r>
        <w:rPr>
          <w:sz w:val="24"/>
          <w:szCs w:val="24"/>
          <w:lang w:val="en-US"/>
        </w:rPr>
        <w:t xml:space="preserve">“ሥጋን የለበሰ ሁሉ </w:t>
      </w:r>
      <w:r>
        <w:rPr>
          <w:color w:val="ff0000"/>
          <w:sz w:val="24"/>
          <w:szCs w:val="24"/>
          <w:lang w:val="en-US"/>
        </w:rPr>
        <w:t>በእግዚአብሔር</w:t>
      </w:r>
      <w:r>
        <w:rPr>
          <w:sz w:val="24"/>
          <w:szCs w:val="24"/>
          <w:lang w:val="en-US"/>
        </w:rPr>
        <w:t xml:space="preserve"> ፊት እንዳይመካ።”</w:t>
      </w:r>
    </w:p>
    <w:p>
      <w:pPr>
        <w:pStyle w:val="style0"/>
        <w:jc w:val="both"/>
        <w:rPr>
          <w:sz w:val="24"/>
          <w:szCs w:val="24"/>
        </w:rPr>
      </w:pPr>
      <w:r>
        <w:rPr>
          <w:sz w:val="24"/>
          <w:szCs w:val="24"/>
          <w:lang w:val="en-US"/>
        </w:rPr>
        <w:t xml:space="preserve">አለ </w:t>
      </w:r>
      <w:r>
        <w:rPr>
          <w:color w:val="ff0000"/>
          <w:sz w:val="24"/>
          <w:szCs w:val="24"/>
          <w:lang w:val="en-US"/>
        </w:rPr>
        <w:t>እግዚአብሔር</w:t>
      </w:r>
      <w:r>
        <w:rPr>
          <w:sz w:val="24"/>
          <w:szCs w:val="24"/>
          <w:lang w:val="en-US"/>
        </w:rPr>
        <w:t xml:space="preserve"> ይሄውላችሁ። ስለዚህ እኛን ሲመርጥ </w:t>
      </w:r>
      <w:r>
        <w:rPr>
          <w:color w:val="ff0000"/>
          <w:sz w:val="24"/>
          <w:szCs w:val="24"/>
          <w:lang w:val="en-US"/>
        </w:rPr>
        <w:t>እግዚአብሔር</w:t>
      </w:r>
      <w:r>
        <w:rPr>
          <w:sz w:val="24"/>
          <w:szCs w:val="24"/>
          <w:lang w:val="en-US"/>
        </w:rPr>
        <w:t xml:space="preserve"> ወደናንተ ሲልከን መስፈሪያው ምናምንቴነታችን ነው በቃ አለቀ። ደካምነታችን ነው! በሰው አይን የማንሞላ ነን። በፍፁም ሰዎች ፈልገው እዚህ ቦታ </w:t>
      </w:r>
      <w:r>
        <w:rPr>
          <w:color w:val="ff0000"/>
          <w:sz w:val="24"/>
          <w:szCs w:val="24"/>
          <w:lang w:val="en-US"/>
        </w:rPr>
        <w:t>የእግዚአብሔር</w:t>
      </w:r>
      <w:r>
        <w:rPr>
          <w:sz w:val="24"/>
          <w:szCs w:val="24"/>
          <w:lang w:val="en-US"/>
        </w:rPr>
        <w:t xml:space="preserve"> ሰው አለ ብለው ከሚሉበት ቦታ ሳይሆን ከማይገምቱበት ቦታ ነው የኛ መጠራትም መገኘትም ያለው። እንግዲህ ከዚህ በላይ ደጋግመን ልንነግራችሁ አያስፈልገንም።</w:t>
      </w:r>
    </w:p>
    <w:p>
      <w:pPr>
        <w:pStyle w:val="style0"/>
        <w:jc w:val="both"/>
        <w:rPr>
          <w:sz w:val="24"/>
          <w:szCs w:val="24"/>
        </w:rPr>
      </w:pPr>
      <w:r>
        <w:rPr>
          <w:sz w:val="24"/>
          <w:szCs w:val="24"/>
          <w:lang w:val="en-US"/>
        </w:rPr>
        <w:t>የኛን ምንነት ይሄን ያህል ካወቃችሁ በኃላ ተመልሰን ወደዛው ወደ ትምህርቱ እንዝለቅ።</w:t>
      </w:r>
    </w:p>
    <w:p>
      <w:pPr>
        <w:pStyle w:val="style0"/>
        <w:jc w:val="both"/>
        <w:rPr>
          <w:sz w:val="24"/>
          <w:szCs w:val="24"/>
        </w:rPr>
      </w:pPr>
      <w:r>
        <w:rPr>
          <w:sz w:val="24"/>
          <w:szCs w:val="24"/>
          <w:lang w:val="en-US"/>
        </w:rPr>
        <w:t xml:space="preserve">ይህን ትምህርት ይህን እውነት ይህን ከኢትዮጵያ የዓለም ብርሃናዊ መንግስት የወጣውን ትምህርት ሁሉም የሰው ዘር እከሌ ከከሌ ሳይባል ቢሰማውና! ራሱን የት እንዳለ? እምነቱ </w:t>
      </w:r>
      <w:r>
        <w:rPr>
          <w:color w:val="ff0000"/>
          <w:sz w:val="24"/>
          <w:szCs w:val="24"/>
          <w:lang w:val="en-US"/>
        </w:rPr>
        <w:t>በእግዚአብሔር</w:t>
      </w:r>
      <w:r>
        <w:rPr>
          <w:sz w:val="24"/>
          <w:szCs w:val="24"/>
          <w:lang w:val="en-US"/>
        </w:rPr>
        <w:t xml:space="preserve"> ፊት ምን እንደሚመስል ለራሱ ህሊና መልስን የሚያገኝበት እንደሚሆን ስለምናምን ሁሉም የሰው ዘር ይስማው ሁሉም የሰው ዘር ይስማው። የወደቀውም እንዴት እንደወደቀ እንዲረዳ የተፈረደበትም ስልምን በፍርድ እንደተያዘ እንዲያውቅ መንገዱ ሁሉ ጠፍቶበት እውነትን በልቡ ለመትከል በንስሃ ወደ ፈጣሪው ጉያ ለመሰብሰብ ለወሰነውም የሚያግዝ የሚያስረዳ ይሆናል ብለን እናምናለን። </w:t>
      </w:r>
      <w:r>
        <w:rPr>
          <w:color w:val="ff0000"/>
          <w:sz w:val="24"/>
          <w:szCs w:val="24"/>
          <w:lang w:val="en-US"/>
        </w:rPr>
        <w:t>እግዚአብሔርንና</w:t>
      </w:r>
      <w:r>
        <w:rPr>
          <w:sz w:val="24"/>
          <w:szCs w:val="24"/>
          <w:lang w:val="en-US"/>
        </w:rPr>
        <w:t xml:space="preserve"> ፈቃዱን ትዕዛዙን እንድናደርገው የሚወደውን ሁሉ መረዳት አውቆም ወስኖም በብርሃን ለመጓዝ ካሰረን ጨለማና የዲያቢሎስ ክፉ አሰራር ለማምለጥ የሚያግዝ ይሆናል።</w:t>
      </w:r>
    </w:p>
    <w:p>
      <w:pPr>
        <w:pStyle w:val="style0"/>
        <w:jc w:val="both"/>
        <w:rPr>
          <w:sz w:val="24"/>
          <w:szCs w:val="24"/>
        </w:rPr>
      </w:pPr>
      <w:r>
        <w:rPr>
          <w:sz w:val="24"/>
          <w:szCs w:val="24"/>
          <w:lang w:val="en-US"/>
        </w:rPr>
        <w:t xml:space="preserve">ያለፉት አባቶቻችን እንደተረዱት ሆነው ኖረው አልፈዋል </w:t>
      </w:r>
      <w:r>
        <w:rPr>
          <w:color w:val="ff0000"/>
          <w:sz w:val="24"/>
          <w:szCs w:val="24"/>
          <w:lang w:val="en-US"/>
        </w:rPr>
        <w:t>የእግዚአብሔር</w:t>
      </w:r>
      <w:r>
        <w:rPr>
          <w:sz w:val="24"/>
          <w:szCs w:val="24"/>
          <w:lang w:val="en-US"/>
        </w:rPr>
        <w:t xml:space="preserve"> ምክር የሰሙና የኖሩበት </w:t>
      </w:r>
      <w:r w:rsidRPr="7078188C">
        <w:rPr>
          <w:color w:val="ff0000"/>
          <w:sz w:val="24"/>
          <w:szCs w:val="24"/>
          <w:lang w:val="en-US"/>
          <w:rPrChange w:id="21" w:author="ZTE Blade L8" w:date="2024-06-18T05:48:00Z">
            <w:rPr>
              <w:sz w:val="24"/>
              <w:szCs w:val="24"/>
              <w:lang w:val="en-US"/>
            </w:rPr>
          </w:rPrChange>
        </w:rPr>
        <w:t>በእግዚአብሔር</w:t>
      </w:r>
      <w:r>
        <w:rPr>
          <w:sz w:val="24"/>
          <w:szCs w:val="24"/>
          <w:lang w:val="en-US"/>
        </w:rPr>
        <w:t xml:space="preserve"> ፊት ሳያፍሩ ተመስግነው ነፍሳቸው ወደ ምትፅናናበት ወደ ገነት በአብርሃም እቅፍ እንዲያርፉ ሆነዋል። ምክር የናቁ የዘለአለም ነዋሪ መስለው </w:t>
      </w:r>
      <w:r>
        <w:rPr>
          <w:color w:val="ff0000"/>
          <w:sz w:val="24"/>
          <w:szCs w:val="24"/>
          <w:lang w:val="en-US"/>
        </w:rPr>
        <w:t>እግዚአብሔርንም</w:t>
      </w:r>
      <w:r>
        <w:rPr>
          <w:sz w:val="24"/>
          <w:szCs w:val="24"/>
          <w:lang w:val="en-US"/>
        </w:rPr>
        <w:t xml:space="preserve"> ፈቃዱንም ንቀው ቢመከሩ፣ ቢወቀሱ፣ ቢገሰፁ፣ አልሰማ ብለው የዚህ አለም ሩጫቸው ሲያበቃ መልአከ ሞት በግድ ሲወስዳቸው ወደ </w:t>
      </w:r>
      <w:r>
        <w:rPr>
          <w:color w:val="ff0000"/>
          <w:sz w:val="24"/>
          <w:szCs w:val="24"/>
          <w:lang w:val="en-US"/>
        </w:rPr>
        <w:t>እግዚአብሔር</w:t>
      </w:r>
      <w:r>
        <w:rPr>
          <w:sz w:val="24"/>
          <w:szCs w:val="24"/>
          <w:lang w:val="en-US"/>
        </w:rPr>
        <w:t xml:space="preserve"> ፊትም ሲያቀርባቸው መልስ አጠው ተወቅሰው ለሲኦል ራት እንዲሆኑ ተሰናድተው ተደምድመዋል። የዛሬ ትውልድም ከዚህ የተለየ ምን የሚጠብቀው አለ? ምንም? የግድ ይህችን ምድር ይለቃል የዘለአለም ነዋሪ አይደለምና ይህ ከመሆኑ በፊት </w:t>
      </w:r>
      <w:r w:rsidRPr="51045321">
        <w:rPr>
          <w:color w:val="ff0000"/>
          <w:sz w:val="24"/>
          <w:szCs w:val="24"/>
          <w:lang w:val="en-US"/>
          <w:rPrChange w:id="22" w:author="ZTE Blade L8" w:date="2024-06-18T06:08:00Z">
            <w:rPr>
              <w:sz w:val="24"/>
              <w:szCs w:val="24"/>
              <w:lang w:val="en-US"/>
            </w:rPr>
          </w:rPrChange>
        </w:rPr>
        <w:t>ከሥላሴ</w:t>
      </w:r>
      <w:r>
        <w:rPr>
          <w:sz w:val="24"/>
          <w:szCs w:val="24"/>
          <w:lang w:val="en-US"/>
        </w:rPr>
        <w:t xml:space="preserve"> ታዘን እነሆ እየመከርነው እባክህ ስማ እያልን እንደቀደሙት አባቶቶቻችን እጣ ደርሶብን </w:t>
      </w:r>
      <w:r>
        <w:rPr>
          <w:color w:val="ff0000"/>
          <w:sz w:val="24"/>
          <w:szCs w:val="24"/>
          <w:lang w:val="en-US"/>
        </w:rPr>
        <w:t>የእግዚአብሔርን</w:t>
      </w:r>
      <w:r>
        <w:rPr>
          <w:sz w:val="24"/>
          <w:szCs w:val="24"/>
          <w:lang w:val="en-US"/>
        </w:rPr>
        <w:t xml:space="preserve"> ፈቃድ፣ ትዕዛዝ፣ ፍርድ፣ መፃኢ ሁኔታ ሳንታክት ለ18 ዓመታት ብንለፈልፍ አልሰማም ብሎ እዚህ ደርሷል።</w:t>
      </w:r>
    </w:p>
    <w:p>
      <w:pPr>
        <w:pStyle w:val="style0"/>
        <w:jc w:val="both"/>
        <w:rPr>
          <w:sz w:val="24"/>
          <w:szCs w:val="24"/>
        </w:rPr>
      </w:pPr>
      <w:r>
        <w:rPr>
          <w:sz w:val="24"/>
          <w:szCs w:val="24"/>
          <w:lang w:val="en-US"/>
        </w:rPr>
        <w:t xml:space="preserve">በጣት የተቆጠሩት ብቻ ሰምተው ከሚነደው እሳት አምልጠው </w:t>
      </w:r>
      <w:r w:rsidRPr="8908707C">
        <w:rPr>
          <w:color w:val="ff0000"/>
          <w:sz w:val="24"/>
          <w:szCs w:val="24"/>
          <w:lang w:val="en-US"/>
          <w:rPrChange w:id="23" w:author="ZTE Blade L8" w:date="2024-06-18T05:48:00Z">
            <w:rPr>
              <w:sz w:val="24"/>
              <w:szCs w:val="24"/>
              <w:lang w:val="en-US"/>
            </w:rPr>
          </w:rPrChange>
        </w:rPr>
        <w:t>በእግዚአብሔር</w:t>
      </w:r>
      <w:r>
        <w:rPr>
          <w:sz w:val="24"/>
          <w:szCs w:val="24"/>
          <w:lang w:val="en-US"/>
        </w:rPr>
        <w:t xml:space="preserve"> ጉያ ተሰብስበዋል። ይሄ ጥቂቶች ቢሆኑም ይሄ ሆኖ የምታዩት ነው። አሁንም የዛሬው ትውልድ ቀይ፣ ጥቁር፣ ነጭ፣ ጠይም ሳይባል ያዳም ዘር የሆንክ ስማ! አድምጥ እኛ ለከሌ ለከሌ ብለን ያዳምን ዘር ለይተን አናውቅም። ሁሉንም የሰው ዘር ይድን ዘንድ ፈቃዴን አሳውቁ በተባልነው መሰረት ትዕዛዙን ለመፈፀም በመድከም ላይ ነን። የዛሬ የተዋህዶ እምነታችንን ምንነት እንዲሁም ከሌሎች እምነቶች ሁሉ የምትለይበትን ጠቅቀን ካልተረዳን መሰረታችን በአሸዋ ላይ የቆመ፤ በሸንበቆም የተሰራ ቤትን ይመስላል። መሰረት የሌለው በጠነከረ ነገር አልተሰራምና አውሎ ንፋስ ሲመፍስበት የተለያየ አደጋ ሲደርስበት በቀላሉ ተገፍቶ ይወድቃል። መሰረት የለውምና በቀላሉ ይወድቃል። ነፋሱም ነውጡም በቀላሉ ይወስደዋል መሰረት የሌልው ቤትና የተዋህዶ እምነትን ያልተረዳ! ልብ በሉ! መሰረት የሌልው ቤትና የተዋህዶ እምነትን ያልተረዳ እውነቷን ያላወቀ በስሜት የሚነዳ፤ የሰውን ተረት የሚያዳምጥ፤ ለስጋው የሚመቸውን ብቻ አቅፎ እምነት አለኝ የሚል፤ በስህተት ጎድና የሚጋልብ፤ ሲወቅሱት፤ ሲመክሩት ሊሰማ የማይፈቅድ መሰረት የሌልው በመሆኑ በቀላሉ የዚህ አለም ፈተና ይጥለዋል ያጠፋዋል። </w:t>
      </w:r>
      <w:r>
        <w:rPr>
          <w:color w:val="ff0000"/>
          <w:sz w:val="24"/>
          <w:szCs w:val="24"/>
          <w:lang w:val="en-US"/>
        </w:rPr>
        <w:t>በእግዚአብሔር</w:t>
      </w:r>
      <w:r>
        <w:rPr>
          <w:sz w:val="24"/>
          <w:szCs w:val="24"/>
          <w:lang w:val="en-US"/>
        </w:rPr>
        <w:t xml:space="preserve"> ከመታመን ይልቅ ዲያቢሎስ ባቀናቸው የበግ ለምድ በለበሱ አታላዮች! በተልይም አገልጋይ መስለው በተሰማሩ እየተገፋ </w:t>
      </w:r>
      <w:r w:rsidRPr="CD37F14D">
        <w:rPr>
          <w:color w:val="ff0000"/>
          <w:sz w:val="24"/>
          <w:szCs w:val="24"/>
          <w:lang w:val="en-US"/>
          <w:rPrChange w:id="24" w:author="ZTE Blade L8" w:date="2024-06-18T05:48:00Z">
            <w:rPr>
              <w:sz w:val="24"/>
              <w:szCs w:val="24"/>
              <w:lang w:val="en-US"/>
            </w:rPr>
          </w:rPrChange>
        </w:rPr>
        <w:t>ከእግዚአብሔር</w:t>
      </w:r>
      <w:r>
        <w:rPr>
          <w:sz w:val="24"/>
          <w:szCs w:val="24"/>
          <w:lang w:val="en-US"/>
        </w:rPr>
        <w:t xml:space="preserve"> የሆነውን ምክር እያቃለለ የሚራመድ የልምድ ሰለባ የሆነ በቀላሉ በአውሎ ነፋሱ ይወሰዳል። ይህ እንዳይሆን እኛም ይኸው ጠዋት ማታ ስማን እያልን እንጮሃለን።</w:t>
      </w:r>
    </w:p>
    <w:p>
      <w:pPr>
        <w:pStyle w:val="style0"/>
        <w:jc w:val="both"/>
        <w:rPr>
          <w:sz w:val="24"/>
          <w:szCs w:val="24"/>
        </w:rPr>
      </w:pPr>
      <w:r>
        <w:rPr>
          <w:sz w:val="24"/>
          <w:szCs w:val="24"/>
          <w:lang w:val="en-US"/>
        </w:rPr>
        <w:t xml:space="preserve">ወገኖቼ የኢትዮጵያ የዓለም ብርሃን ቤተሰቦች ቅን፣ የዋህ </w:t>
      </w:r>
      <w:r>
        <w:rPr>
          <w:color w:val="ff0000"/>
          <w:sz w:val="24"/>
          <w:szCs w:val="24"/>
          <w:lang w:val="en-US"/>
        </w:rPr>
        <w:t>የእግዚአብሔርም</w:t>
      </w:r>
      <w:r>
        <w:rPr>
          <w:sz w:val="24"/>
          <w:szCs w:val="24"/>
          <w:lang w:val="en-US"/>
        </w:rPr>
        <w:t xml:space="preserve"> </w:t>
      </w:r>
      <w:r>
        <w:rPr>
          <w:color w:val="ff0000"/>
          <w:sz w:val="24"/>
          <w:szCs w:val="24"/>
          <w:lang w:val="en-US"/>
        </w:rPr>
        <w:t>የድንግልም</w:t>
      </w:r>
      <w:r>
        <w:rPr>
          <w:sz w:val="24"/>
          <w:szCs w:val="24"/>
          <w:lang w:val="en-US"/>
        </w:rPr>
        <w:t xml:space="preserve"> ተወዳጆች ተዋህዶ ኦርቶዶክስ ምነታችንን በሚገባ ካላወቅናት ዛሬ ከምታዩት የፍርድ ዘመን እንዴት ማምለጥ ይቻላል? አይቻልም። </w:t>
      </w:r>
      <w:r>
        <w:rPr>
          <w:color w:val="ff0000"/>
          <w:sz w:val="24"/>
          <w:szCs w:val="24"/>
          <w:lang w:val="en-US"/>
        </w:rPr>
        <w:t>እግዚአብሔርም</w:t>
      </w:r>
      <w:r>
        <w:rPr>
          <w:sz w:val="24"/>
          <w:szCs w:val="24"/>
          <w:lang w:val="en-US"/>
        </w:rPr>
        <w:t xml:space="preserve"> </w:t>
      </w:r>
      <w:r>
        <w:rPr>
          <w:color w:val="ff0000"/>
          <w:sz w:val="24"/>
          <w:szCs w:val="24"/>
          <w:lang w:val="en-US"/>
        </w:rPr>
        <w:t>ድንግልም</w:t>
      </w:r>
      <w:r>
        <w:rPr>
          <w:sz w:val="24"/>
          <w:szCs w:val="24"/>
          <w:lang w:val="en-US"/>
        </w:rPr>
        <w:t xml:space="preserve"> ምንም ሳያስቀሩ ልንድንበት፣ ልናመልጥበት የሚያስችለንን በዚህ ዘመን መንገድ የእውነቱን መንገድ የብርሃኑን መንገድ የወደዱትን ያፀኑትን መንገድ በኢትዮጵያ የዓለም ብርሃን መልዕክታት፣ ትምህርቶችና መግለጫዎች ሊሰማ ለወደደው ሁሉ እንዲደርስ ፈቃዳቸውን አሳውቀው እኛን ከሁሉም የምናንሰውን ባሮቻቸውን እንድንናገር አድርገዋል ይህም 18 ዓመት ሞልቶታል። እኛም ይሄው ራሳቸው በሰጡን አቅም ልክ አሁንም እያደረስን እንገኛለን አድርሰናል!። ወገኖቼ ልብ በሉ በተለይ </w:t>
      </w:r>
      <w:r>
        <w:rPr>
          <w:color w:val="ff0000"/>
          <w:sz w:val="24"/>
          <w:szCs w:val="24"/>
          <w:lang w:val="en-US"/>
        </w:rPr>
        <w:t>እግዚአብሔር</w:t>
      </w:r>
      <w:r>
        <w:rPr>
          <w:sz w:val="24"/>
          <w:szCs w:val="24"/>
          <w:lang w:val="en-US"/>
        </w:rPr>
        <w:t xml:space="preserve"> ፈቅዶና ወዶና ለኢትዮጵያ የዓለም ብርሃን ቤተሰብነት የሰበሰበን </w:t>
      </w:r>
      <w:r>
        <w:rPr>
          <w:color w:val="ff0000"/>
          <w:sz w:val="24"/>
          <w:szCs w:val="24"/>
          <w:lang w:val="en-US"/>
        </w:rPr>
        <w:t>የድንግል</w:t>
      </w:r>
      <w:r>
        <w:rPr>
          <w:sz w:val="24"/>
          <w:szCs w:val="24"/>
          <w:lang w:val="en-US"/>
        </w:rPr>
        <w:t xml:space="preserve"> ልጆች እንደምታውቁት ራሳችሁ ከወደዳችሁ </w:t>
      </w:r>
      <w:r>
        <w:rPr>
          <w:color w:val="ff0000"/>
          <w:sz w:val="24"/>
          <w:szCs w:val="24"/>
          <w:lang w:val="en-US"/>
        </w:rPr>
        <w:t>እግዚአብሔርና</w:t>
      </w:r>
      <w:r>
        <w:rPr>
          <w:sz w:val="24"/>
          <w:szCs w:val="24"/>
          <w:lang w:val="en-US"/>
        </w:rPr>
        <w:t xml:space="preserve"> ከምትወዳችሁ </w:t>
      </w:r>
      <w:r>
        <w:rPr>
          <w:color w:val="ff0000"/>
          <w:sz w:val="24"/>
          <w:szCs w:val="24"/>
          <w:lang w:val="en-US"/>
        </w:rPr>
        <w:t>ድንግል</w:t>
      </w:r>
      <w:r>
        <w:rPr>
          <w:sz w:val="24"/>
          <w:szCs w:val="24"/>
          <w:lang w:val="en-US"/>
        </w:rPr>
        <w:t xml:space="preserve"> ጋር ያላችሁን የሰመረ ግንኙነት ጠይቃችሁ፣ ፈልጋች፣ እውነትን ተረድታችሁ፣ በዚሁ እውነት ላይ ፀንታችሁ የመጣባችሁን ፈተና ሁሉ </w:t>
      </w:r>
      <w:r>
        <w:rPr>
          <w:color w:val="ff0000"/>
          <w:sz w:val="24"/>
          <w:szCs w:val="24"/>
          <w:lang w:val="en-US"/>
        </w:rPr>
        <w:t>በእግዚአብሔር</w:t>
      </w:r>
      <w:r>
        <w:rPr>
          <w:sz w:val="24"/>
          <w:szCs w:val="24"/>
          <w:lang w:val="en-US"/>
        </w:rPr>
        <w:t xml:space="preserve"> ቸርነት፣ ፀጋ አልፋችሁ የዛሬውን ሰአት ደርሳችኋል በየእለቱም </w:t>
      </w:r>
      <w:r>
        <w:rPr>
          <w:color w:val="ff0000"/>
          <w:sz w:val="24"/>
          <w:szCs w:val="24"/>
          <w:lang w:val="en-US"/>
        </w:rPr>
        <w:t>እግዚአብሔር</w:t>
      </w:r>
      <w:r>
        <w:rPr>
          <w:sz w:val="24"/>
          <w:szCs w:val="24"/>
          <w:lang w:val="en-US"/>
        </w:rPr>
        <w:t xml:space="preserve"> እንደገለፀላችሁ እውነት ነገሮችን ሁሉ እንደፈቃዱ በጊዜውና በሰአቱ ሲፈፅማቸው እያያችሁ ተስፋችሁ የጠነከረ ሆኗል። መቸም የተዘራ ሁሉ አይበቅልምና አንዳንዱም በቅሎ ትንሽ ተጉዞ ይደርቃልና እውነትን ካወቁ በኋላ እንዲያውም </w:t>
      </w:r>
      <w:r>
        <w:rPr>
          <w:color w:val="ff0000"/>
          <w:sz w:val="24"/>
          <w:szCs w:val="24"/>
          <w:lang w:val="en-US"/>
        </w:rPr>
        <w:t>እግዚአብሔርን</w:t>
      </w:r>
      <w:r>
        <w:rPr>
          <w:sz w:val="24"/>
          <w:szCs w:val="24"/>
          <w:lang w:val="en-US"/>
        </w:rPr>
        <w:t xml:space="preserve"> ጠይቀው መልስ ካገኙ በኃላ ከእውነቱ በተለያየ መንገድ የወጡና የሸሹ ከመጀመሪያው ፍቅራቸው ልብ በሉ ከመጀመሪያው የአቀባበል ፍቅራቸው፣ የእምነት ፅናታቸው፣ የፀና ተስፋቸው በሂደት በተለያየ ፈተና የተንሸራተቱትን አይተናል በርግጥ እናዝናለን። ስራችን ነውና እንፀልያለን። </w:t>
      </w:r>
      <w:r>
        <w:rPr>
          <w:color w:val="ff0000"/>
          <w:sz w:val="24"/>
          <w:szCs w:val="24"/>
          <w:lang w:val="en-US"/>
        </w:rPr>
        <w:t>እግዚአብሔር</w:t>
      </w:r>
      <w:r>
        <w:rPr>
          <w:sz w:val="24"/>
          <w:szCs w:val="24"/>
          <w:lang w:val="en-US"/>
        </w:rPr>
        <w:t xml:space="preserve"> ያስባቸው መልሶም ያፅናቸው ተፀፅተው በንስሃ እንደቀደመው በፍቅር ወደ ጉያው ይሰብስባቸው! እንላለን።</w:t>
      </w:r>
    </w:p>
    <w:p>
      <w:pPr>
        <w:pStyle w:val="style0"/>
        <w:jc w:val="both"/>
        <w:rPr>
          <w:sz w:val="24"/>
          <w:szCs w:val="24"/>
        </w:rPr>
      </w:pPr>
      <w:r>
        <w:rPr>
          <w:sz w:val="24"/>
          <w:szCs w:val="24"/>
          <w:lang w:val="en-US"/>
        </w:rPr>
        <w:t xml:space="preserve">ወገኖቼ መማር የሚገባን ከማን ነው? አዎን </w:t>
      </w:r>
      <w:r>
        <w:rPr>
          <w:color w:val="ff0000"/>
          <w:sz w:val="24"/>
          <w:szCs w:val="24"/>
          <w:lang w:val="en-US"/>
        </w:rPr>
        <w:t>ከእግዚአብሔር</w:t>
      </w:r>
      <w:r>
        <w:rPr>
          <w:sz w:val="24"/>
          <w:szCs w:val="24"/>
          <w:lang w:val="en-US"/>
        </w:rPr>
        <w:t xml:space="preserve"> ቃል ነው! </w:t>
      </w:r>
      <w:r>
        <w:rPr>
          <w:color w:val="ff0000"/>
          <w:sz w:val="24"/>
          <w:szCs w:val="24"/>
          <w:lang w:val="en-US"/>
        </w:rPr>
        <w:t>እግዚአብሔር</w:t>
      </w:r>
      <w:r>
        <w:rPr>
          <w:sz w:val="24"/>
          <w:szCs w:val="24"/>
          <w:lang w:val="en-US"/>
        </w:rPr>
        <w:t xml:space="preserve"> ካፀናው እውነት ነው! </w:t>
      </w:r>
      <w:r>
        <w:rPr>
          <w:color w:val="ff0000"/>
          <w:sz w:val="24"/>
          <w:szCs w:val="24"/>
          <w:lang w:val="en-US"/>
        </w:rPr>
        <w:t>እግዚአብሔር</w:t>
      </w:r>
      <w:r>
        <w:rPr>
          <w:sz w:val="24"/>
          <w:szCs w:val="24"/>
          <w:lang w:val="en-US"/>
        </w:rPr>
        <w:t xml:space="preserve"> ደግሞ ሁሌም ህዝቦቹን ከመምራት፣ ከማስተማር፣ ከማነፅ፣ ብርሃናዊዉን መንገድ ከማሳየት በርኮም፣ ቆሞም፣ ዝም ብሎም አያውቅም። ግን ወደ እኛ የሚመጣው በፍቅሩም የሚቀርበን ስናምን፣ ቃሉን ለመስማትና ለማመን ልባችንና ህሊናችን አምኖ ተቀብሎ ሲወስን ብቻ ነው። ወደን እንድንወስን ቃሉን እስቀምጧል። ምርጫችን ከሁለት አንዱ ይሆን ዘንድ ከጥንት አስቀምጧል ከብርሃንና ፣ ከጨለማ ከውሃና ፣ ከእሳት ፣ ከክፉና ከመልካም ፥ ከእምነት ወይ ከክህደት በምርጫችን እጃችንን መስደድ መብታችን ነው።</w:t>
      </w:r>
    </w:p>
    <w:p>
      <w:pPr>
        <w:pStyle w:val="style0"/>
        <w:jc w:val="both"/>
        <w:rPr>
          <w:sz w:val="24"/>
          <w:szCs w:val="24"/>
        </w:rPr>
      </w:pPr>
      <w:r>
        <w:rPr>
          <w:sz w:val="24"/>
          <w:szCs w:val="24"/>
          <w:lang w:val="en-US"/>
        </w:rPr>
        <w:t xml:space="preserve">ፈጣሪን አናምንህም፣ አንሰማህም አንቀበልህም ብለን ጨለማ፣ ክፋትን፣ እሳትን መምረጥ እንችላለን መብታችን ነው። ከመረጥን በኋላ በምንጓዘው የህይወት ጉዞ ሃላፊትን እንወስዳለን። </w:t>
      </w:r>
      <w:r>
        <w:rPr>
          <w:color w:val="ff0000"/>
          <w:sz w:val="24"/>
          <w:szCs w:val="24"/>
          <w:lang w:val="en-US"/>
        </w:rPr>
        <w:t>እግዚአብሔርን</w:t>
      </w:r>
      <w:r>
        <w:rPr>
          <w:sz w:val="24"/>
          <w:szCs w:val="24"/>
          <w:lang w:val="en-US"/>
        </w:rPr>
        <w:t xml:space="preserve"> ከመረጥን ብርሃንን ከመረጥን ግን እውነት ከወደድን ፈቃዱን ልንሰማ ትዕዛዙን ልንወድድ በምክሩ ልንጓዝ መርጠናል ማለት ነው። በዚህ መሰረት በውጤቱ ደግሞ ትርፋችን እንቀበላልን። እንግዲህ ዛሬ የምናነሳው ለሚሰሙን እውነትን ሊሰሙ ለወደዱ </w:t>
      </w:r>
      <w:r>
        <w:rPr>
          <w:color w:val="ff0000"/>
          <w:sz w:val="24"/>
          <w:szCs w:val="24"/>
          <w:lang w:val="en-US"/>
        </w:rPr>
        <w:t>እግዚአብሔርን</w:t>
      </w:r>
      <w:r>
        <w:rPr>
          <w:sz w:val="24"/>
          <w:szCs w:val="24"/>
          <w:lang w:val="en-US"/>
        </w:rPr>
        <w:t xml:space="preserve"> በእውነትና በመንፈስ ሊያመልኩት፣ ለፈቃዱ ሁሉ ሊገዙ ይሄ ይሆን ዘንድ የታሰበ ትምህርት አዘል ምክርና፣ ተግሳፅ ስለሆነ ብትሰሙት ታተርፉበታላችሁ እንጂ አትጎዱበትም። ለማይሰሙት ጨለማን ለመረጡት ያው ፍርዱን ሊቀበሉ ከደጁ ስለቆሙ ዉጤቱም ይቀበላሉ። መንገዳቸውን በመረጡ ጊዜ ሃላፊነቱን ተሸክመዋልና። ስለዚህ የኛም ጭንቀት ለሚሰሙን እንጅ ሊያደምጡን ላልወደዱ አይደለም። ምክንያቱም አልወደዱም! አልወደዱም! እኛንም አይመለከተንም መማር መስማት </w:t>
      </w:r>
      <w:r>
        <w:rPr>
          <w:color w:val="ff0000"/>
          <w:sz w:val="24"/>
          <w:szCs w:val="24"/>
          <w:lang w:val="en-US"/>
        </w:rPr>
        <w:t>ከእግዚአብሔር</w:t>
      </w:r>
      <w:r>
        <w:rPr>
          <w:sz w:val="24"/>
          <w:szCs w:val="24"/>
          <w:lang w:val="en-US"/>
        </w:rPr>
        <w:t xml:space="preserve"> ቃል ነው ብለናል።</w:t>
      </w:r>
    </w:p>
    <w:p>
      <w:pPr>
        <w:pStyle w:val="style0"/>
        <w:jc w:val="both"/>
        <w:rPr>
          <w:sz w:val="24"/>
          <w:szCs w:val="24"/>
        </w:rPr>
      </w:pPr>
      <w:r>
        <w:rPr>
          <w:color w:val="ff0000"/>
          <w:sz w:val="24"/>
          <w:szCs w:val="24"/>
          <w:lang w:val="en-US"/>
        </w:rPr>
        <w:t>የእግዚአብሔር</w:t>
      </w:r>
      <w:r>
        <w:rPr>
          <w:sz w:val="24"/>
          <w:szCs w:val="24"/>
          <w:lang w:val="en-US"/>
        </w:rPr>
        <w:t xml:space="preserve"> ሰው ንጉስ ዳዊት በመዝሙሩ ያለውን እንመልከት ...</w:t>
      </w:r>
    </w:p>
    <w:p>
      <w:pPr>
        <w:pStyle w:val="style0"/>
        <w:jc w:val="both"/>
        <w:rPr>
          <w:sz w:val="24"/>
          <w:szCs w:val="24"/>
        </w:rPr>
      </w:pPr>
    </w:p>
    <w:p>
      <w:pPr>
        <w:pStyle w:val="style0"/>
        <w:jc w:val="both"/>
        <w:rPr>
          <w:sz w:val="24"/>
          <w:szCs w:val="24"/>
        </w:rPr>
      </w:pPr>
    </w:p>
    <w:p>
      <w:pPr>
        <w:pStyle w:val="style0"/>
        <w:jc w:val="both"/>
        <w:rPr>
          <w:color w:val="000000"/>
          <w:sz w:val="24"/>
          <w:szCs w:val="24"/>
          <w:highlight w:val="none"/>
        </w:rPr>
      </w:pPr>
      <w:r>
        <w:rPr>
          <w:color w:val="000000"/>
          <w:sz w:val="24"/>
          <w:szCs w:val="24"/>
          <w:highlight w:val="none"/>
          <w:lang w:val="en-US"/>
        </w:rPr>
        <w:tab/>
      </w:r>
      <w:r>
        <w:rPr>
          <w:color w:val="000000"/>
          <w:sz w:val="24"/>
          <w:szCs w:val="24"/>
          <w:highlight w:val="green"/>
          <w:lang w:val="en-US"/>
        </w:rPr>
        <w:t>ተዋህዶ ኦርቶዶክስ ማን ናት? ሀ  ተጠናቀቀ</w:t>
      </w:r>
    </w:p>
    <w:p>
      <w:pPr>
        <w:pStyle w:val="style0"/>
        <w:jc w:val="both"/>
        <w:rPr>
          <w:sz w:val="24"/>
          <w:szCs w:val="24"/>
        </w:rPr>
      </w:pPr>
    </w:p>
    <w:p>
      <w:pPr>
        <w:pStyle w:val="style0"/>
        <w:jc w:val="both"/>
        <w:rPr>
          <w:sz w:val="24"/>
          <w:szCs w:val="24"/>
        </w:rPr>
      </w:pPr>
    </w:p>
    <w:p>
      <w:pPr>
        <w:pStyle w:val="style0"/>
        <w:jc w:val="both"/>
        <w:rPr>
          <w:sz w:val="24"/>
          <w:szCs w:val="24"/>
        </w:rPr>
      </w:pPr>
      <w:r>
        <w:rPr>
          <w:sz w:val="24"/>
          <w:szCs w:val="24"/>
          <w:lang w:val="en-US"/>
        </w:rPr>
        <w:t>ንጉስ ዳዊት በመዝሙር 118 (119) ላይ ከመጀመሪያው ከቁጥር አንድ ጀምሮ ባለው ቃል ላይ ስንሄድ እንዲህ ይለናል።</w:t>
      </w:r>
    </w:p>
    <w:p>
      <w:pPr>
        <w:pStyle w:val="style0"/>
        <w:jc w:val="both"/>
        <w:rPr>
          <w:sz w:val="24"/>
          <w:szCs w:val="24"/>
        </w:rPr>
      </w:pPr>
      <w:r>
        <w:rPr>
          <w:sz w:val="24"/>
          <w:szCs w:val="24"/>
          <w:lang w:val="en-US"/>
        </w:rPr>
        <w:t xml:space="preserve">“በመንገዳቸው ንጹሐን የሆኑ፥ </w:t>
      </w:r>
      <w:r>
        <w:rPr>
          <w:color w:val="ff0000"/>
          <w:sz w:val="24"/>
          <w:szCs w:val="24"/>
          <w:lang w:val="en-US"/>
        </w:rPr>
        <w:t>በእግዚአብሔርም</w:t>
      </w:r>
      <w:r>
        <w:rPr>
          <w:sz w:val="24"/>
          <w:szCs w:val="24"/>
          <w:lang w:val="en-US"/>
        </w:rPr>
        <w:t xml:space="preserve"> ሕግ የሚሄዱ ምስጉኖች ናቸው።”</w:t>
      </w:r>
    </w:p>
    <w:p>
      <w:pPr>
        <w:pStyle w:val="style0"/>
        <w:jc w:val="both"/>
        <w:rPr>
          <w:sz w:val="24"/>
          <w:szCs w:val="24"/>
        </w:rPr>
      </w:pPr>
      <w:r>
        <w:rPr>
          <w:sz w:val="24"/>
          <w:szCs w:val="24"/>
          <w:lang w:val="en-US"/>
        </w:rPr>
        <w:t xml:space="preserve">  — መዝሙር 119፥1</w:t>
      </w:r>
    </w:p>
    <w:p>
      <w:pPr>
        <w:pStyle w:val="style0"/>
        <w:jc w:val="both"/>
        <w:rPr>
          <w:sz w:val="24"/>
          <w:szCs w:val="24"/>
        </w:rPr>
      </w:pPr>
      <w:r>
        <w:rPr>
          <w:sz w:val="24"/>
          <w:szCs w:val="24"/>
          <w:lang w:val="en-US"/>
        </w:rPr>
        <w:t>አያችሁ ንፁሃን ናቸው</w:t>
      </w:r>
    </w:p>
    <w:p>
      <w:pPr>
        <w:pStyle w:val="style0"/>
        <w:jc w:val="both"/>
        <w:rPr>
          <w:sz w:val="24"/>
          <w:szCs w:val="24"/>
        </w:rPr>
      </w:pPr>
      <w:r>
        <w:rPr>
          <w:sz w:val="24"/>
          <w:szCs w:val="24"/>
          <w:lang w:val="en-US"/>
        </w:rPr>
        <w:t xml:space="preserve">በመንገዳቸው ንጹሐን የሆኑ፥ </w:t>
      </w:r>
      <w:r>
        <w:rPr>
          <w:color w:val="ff0000"/>
          <w:sz w:val="24"/>
          <w:szCs w:val="24"/>
          <w:lang w:val="en-US"/>
        </w:rPr>
        <w:t>በእግዚአብሔርም</w:t>
      </w:r>
      <w:r>
        <w:rPr>
          <w:sz w:val="24"/>
          <w:szCs w:val="24"/>
          <w:lang w:val="en-US"/>
        </w:rPr>
        <w:t xml:space="preserve"> ሕግ የሚሄዱ ምስጉኖች ናቸው።” ህጉን አውቀው በህጉ የሚሄዱ ማለት ነው እና በንፅህና ያንን ህግ ፈርተውና አክብረው የሚሄዱ ማለት ነው።</w:t>
      </w:r>
    </w:p>
    <w:p>
      <w:pPr>
        <w:pStyle w:val="style0"/>
        <w:jc w:val="both"/>
        <w:rPr>
          <w:sz w:val="24"/>
          <w:szCs w:val="24"/>
        </w:rPr>
      </w:pPr>
      <w:r>
        <w:rPr>
          <w:sz w:val="24"/>
          <w:szCs w:val="24"/>
          <w:lang w:val="en-US"/>
        </w:rPr>
        <w:t>“ምስክሩን የሚፈልጉ፥”</w:t>
      </w:r>
    </w:p>
    <w:p>
      <w:pPr>
        <w:pStyle w:val="style0"/>
        <w:jc w:val="both"/>
        <w:rPr>
          <w:sz w:val="24"/>
          <w:szCs w:val="24"/>
        </w:rPr>
      </w:pPr>
      <w:r>
        <w:rPr>
          <w:sz w:val="24"/>
          <w:szCs w:val="24"/>
          <w:lang w:val="en-US"/>
        </w:rPr>
        <w:t xml:space="preserve">ይሄ ነው ደሞ ትልቁ ነገር </w:t>
      </w:r>
      <w:r w:rsidRPr="596EDBB8">
        <w:rPr>
          <w:color w:val="ff0000"/>
          <w:sz w:val="24"/>
          <w:szCs w:val="24"/>
          <w:lang w:val="en-US"/>
          <w:rPrChange w:id="25" w:author="ZTE Blade L8" w:date="2024-06-18T05:49:00Z">
            <w:rPr>
              <w:sz w:val="24"/>
              <w:szCs w:val="24"/>
              <w:lang w:val="en-US"/>
            </w:rPr>
          </w:rPrChange>
        </w:rPr>
        <w:t>እግዚአብሔር</w:t>
      </w:r>
      <w:r>
        <w:rPr>
          <w:sz w:val="24"/>
          <w:szCs w:val="24"/>
          <w:lang w:val="en-US"/>
        </w:rPr>
        <w:t xml:space="preserve"> በተለያየ መልክ ለህዝቦቹ የሚሰጠውን ቃል፣ በተለያየ መልክ የሚናገረውን ቃል ያንን ምስክር የሚፈልጉ። አሁን ኢትዮጵያ የዓለም ብርሃን ላይ ብዙ ጊዜ ምስክርነት ትሰማላችሁ፣ ትምህርት ትሰማላችሁ </w:t>
      </w:r>
      <w:r>
        <w:rPr>
          <w:color w:val="ff0000"/>
          <w:sz w:val="24"/>
          <w:szCs w:val="24"/>
          <w:lang w:val="en-US"/>
        </w:rPr>
        <w:t>እግዚአብሔር</w:t>
      </w:r>
      <w:r>
        <w:rPr>
          <w:sz w:val="24"/>
          <w:szCs w:val="24"/>
          <w:lang w:val="en-US"/>
        </w:rPr>
        <w:t xml:space="preserve"> በዚም በዛም ይናገራል ሰው ግን አያስተውለውም ነው የሚለው ቃሉ። በተለያየ መልክ ምስክሩን </w:t>
      </w:r>
      <w:r>
        <w:rPr>
          <w:color w:val="ff0000"/>
          <w:sz w:val="24"/>
          <w:szCs w:val="24"/>
          <w:lang w:val="en-US"/>
        </w:rPr>
        <w:t>እግዚአብሔር</w:t>
      </w:r>
      <w:r>
        <w:rPr>
          <w:sz w:val="24"/>
          <w:szCs w:val="24"/>
          <w:lang w:val="en-US"/>
        </w:rPr>
        <w:t xml:space="preserve"> ያስተላልፋል ለሰው እንዲደርስ ያደርጋል። ያንን ከልባቸው የሚፈልጉ እንደነዛ አይነት ሰዎች በፍፁም ልብ የሚሹት እንደነዚህ አይነት ሰዎች </w:t>
      </w:r>
    </w:p>
    <w:p>
      <w:pPr>
        <w:pStyle w:val="style0"/>
        <w:jc w:val="both"/>
        <w:rPr>
          <w:sz w:val="24"/>
          <w:szCs w:val="24"/>
        </w:rPr>
      </w:pPr>
      <w:r>
        <w:rPr>
          <w:sz w:val="24"/>
          <w:szCs w:val="24"/>
          <w:lang w:val="en-US"/>
        </w:rPr>
        <w:t>“በፍፁም ልብ የሚሹት ምስጉኖች ናቸው” ይላል ቃሉ።</w:t>
      </w:r>
    </w:p>
    <w:p>
      <w:pPr>
        <w:pStyle w:val="style0"/>
        <w:jc w:val="both"/>
        <w:rPr>
          <w:sz w:val="24"/>
          <w:szCs w:val="24"/>
        </w:rPr>
      </w:pPr>
      <w:r>
        <w:rPr>
          <w:sz w:val="24"/>
          <w:szCs w:val="24"/>
          <w:lang w:val="en-US"/>
        </w:rPr>
        <w:t xml:space="preserve">ወገኖቼ እንግዲህ እያንዳንዳችን የኢትዮጵያ ተዋህዶ ኦርቶዶክስ ቤተክርስቲያን ልጆች ነን የምንል በ40 ቀን በ80 ቀን ተጠምቀን የልጅነትን ክብር የጨበጥን እንደተሰጠን የልጅነት ክብር የምንመላለስ በርግጥም ለቸሩ </w:t>
      </w:r>
      <w:r>
        <w:rPr>
          <w:color w:val="ff0000"/>
          <w:sz w:val="24"/>
          <w:szCs w:val="24"/>
          <w:lang w:val="en-US"/>
        </w:rPr>
        <w:t>መድኃኔዓለም ልድንግልም</w:t>
      </w:r>
      <w:r>
        <w:rPr>
          <w:sz w:val="24"/>
          <w:szCs w:val="24"/>
          <w:lang w:val="en-US"/>
        </w:rPr>
        <w:t xml:space="preserve"> ልጆች ነን። ነን ወይ? ነን ወይ? ብለን ነው መጠየቅ ያለብን። እነሱን እንሆን ዘንድ እንደሚሹት እንደሚፈልጉት የምንመላለስ ነን ወይ? የሚበዛው ልጅነቱን የጣለ በስም ያለ ምስጥ የበላው እንጨት ዉስጡ ባዶ እንደሚሆን በጠላት ክፉ አሰራር፣ በስጋ ምኞት በብዙ ሃጥያት የወደቅን አይደለንም? አይደለንም ወይ? ከላይ ስማችን የተዋህዶ ልጅ ግብራችን ግን የዲያቢሎስ ልጅ የሆንን አይደለንም ወይ? ብዙዎቻችን እኮ እንደዛ ነን።</w:t>
      </w:r>
    </w:p>
    <w:p>
      <w:pPr>
        <w:pStyle w:val="style0"/>
        <w:jc w:val="both"/>
        <w:rPr>
          <w:sz w:val="24"/>
          <w:szCs w:val="24"/>
        </w:rPr>
      </w:pPr>
      <w:r>
        <w:rPr>
          <w:color w:val="ff0000"/>
          <w:sz w:val="24"/>
          <w:szCs w:val="24"/>
          <w:lang w:val="en-US"/>
        </w:rPr>
        <w:t>ስለእግዚአብሔር</w:t>
      </w:r>
      <w:r>
        <w:rPr>
          <w:sz w:val="24"/>
          <w:szCs w:val="24"/>
          <w:lang w:val="en-US"/>
        </w:rPr>
        <w:t xml:space="preserve"> ቃል የሚጨንቀን፣ ትዕዛዙን የምንወድድ፣ በፈቃዱ የምንመላለስ ሁሌም በህጉ ደስ የሚለን ንአን ወይ? ይሄን መጠየቅ ለራስ ነው። በስራ የማይገለጥ እምነት የተሸከምን ከሆንን በርግጥ የወደቅን ነን። አሁንም በሌላ ቃል ደሞ ይሄንኑ ቃል የሚያስረግጥ ከወንጌሉ ከሐዋርያው ከያዕቆብ መልዕክት አንድ ቃል እንስማ ምዕራፍ 1 ላይ ነው ይሄ ደሞ ከቁጥር 12 ጀምሮ።</w:t>
      </w:r>
    </w:p>
    <w:p>
      <w:pPr>
        <w:pStyle w:val="style0"/>
        <w:jc w:val="both"/>
        <w:rPr>
          <w:sz w:val="24"/>
          <w:szCs w:val="24"/>
        </w:rPr>
      </w:pPr>
      <w:r>
        <w:rPr>
          <w:sz w:val="24"/>
          <w:szCs w:val="24"/>
          <w:lang w:val="en-US"/>
        </w:rPr>
        <w:t>ያዕቆብ 1</w:t>
      </w:r>
    </w:p>
    <w:p>
      <w:pPr>
        <w:pStyle w:val="style0"/>
        <w:jc w:val="both"/>
        <w:rPr>
          <w:sz w:val="24"/>
          <w:szCs w:val="24"/>
        </w:rPr>
      </w:pPr>
      <w:r>
        <w:rPr>
          <w:sz w:val="24"/>
          <w:szCs w:val="24"/>
          <w:lang w:val="en-US"/>
        </w:rPr>
        <w:t>¯¯¯¯¯¯¯¯¯¯</w:t>
      </w:r>
    </w:p>
    <w:p>
      <w:pPr>
        <w:pStyle w:val="style0"/>
        <w:jc w:val="both"/>
        <w:rPr>
          <w:sz w:val="24"/>
          <w:szCs w:val="24"/>
        </w:rPr>
      </w:pPr>
      <w:r>
        <w:rPr>
          <w:sz w:val="24"/>
          <w:szCs w:val="24"/>
          <w:lang w:val="en-US"/>
        </w:rPr>
        <w:t>¹² በፈተና የሚጸና ሰው የተባረከ ነው፤ ከተፈተነ በኋላ ለሚወዱት ተስፋ ስለ እርሱ የሰጣቸውን የሕይወትን አክሊል ይቀበላልና።</w:t>
      </w:r>
    </w:p>
    <w:p>
      <w:pPr>
        <w:pStyle w:val="style0"/>
        <w:jc w:val="both"/>
        <w:rPr>
          <w:sz w:val="24"/>
          <w:szCs w:val="24"/>
        </w:rPr>
      </w:pPr>
      <w:r>
        <w:rPr>
          <w:sz w:val="24"/>
          <w:szCs w:val="24"/>
          <w:lang w:val="en-US"/>
        </w:rPr>
        <w:t xml:space="preserve">¹³ ማንም ሲፈተን፦ </w:t>
      </w:r>
      <w:r>
        <w:rPr>
          <w:color w:val="ff0000"/>
          <w:sz w:val="24"/>
          <w:szCs w:val="24"/>
          <w:lang w:val="en-US"/>
        </w:rPr>
        <w:t>በእግዚአብሔር</w:t>
      </w:r>
      <w:r>
        <w:rPr>
          <w:sz w:val="24"/>
          <w:szCs w:val="24"/>
          <w:lang w:val="en-US"/>
        </w:rPr>
        <w:t xml:space="preserve"> እፈተናለሁ አይበል፤ </w:t>
      </w:r>
      <w:r>
        <w:rPr>
          <w:color w:val="ff0000"/>
          <w:sz w:val="24"/>
          <w:szCs w:val="24"/>
          <w:lang w:val="en-US"/>
        </w:rPr>
        <w:t>እግዚአብሔር</w:t>
      </w:r>
      <w:r>
        <w:rPr>
          <w:sz w:val="24"/>
          <w:szCs w:val="24"/>
          <w:lang w:val="en-US"/>
        </w:rPr>
        <w:t xml:space="preserve"> በክፉ አይፈተንምና፤ እርሱ ራሱስ ማንንም አይፈትንም።</w:t>
      </w:r>
    </w:p>
    <w:p>
      <w:pPr>
        <w:pStyle w:val="style0"/>
        <w:jc w:val="both"/>
        <w:rPr>
          <w:sz w:val="24"/>
          <w:szCs w:val="24"/>
        </w:rPr>
      </w:pPr>
      <w:r>
        <w:rPr>
          <w:sz w:val="24"/>
          <w:szCs w:val="24"/>
          <w:lang w:val="en-US"/>
        </w:rPr>
        <w:t>¹⁴ ነገር ግን እያንዳንዱ በራሱ ምኞት ሲሳብና ሲታለል ይፈተናል።</w:t>
      </w:r>
    </w:p>
    <w:p>
      <w:pPr>
        <w:pStyle w:val="style0"/>
        <w:jc w:val="both"/>
        <w:rPr>
          <w:sz w:val="24"/>
          <w:szCs w:val="24"/>
        </w:rPr>
      </w:pPr>
    </w:p>
    <w:p>
      <w:pPr>
        <w:pStyle w:val="style0"/>
        <w:jc w:val="both"/>
        <w:rPr>
          <w:sz w:val="24"/>
          <w:szCs w:val="24"/>
        </w:rPr>
      </w:pPr>
      <w:r>
        <w:rPr>
          <w:sz w:val="24"/>
          <w:szCs w:val="24"/>
          <w:lang w:val="en-US"/>
        </w:rPr>
        <w:t>ይሄ ነው እንግዲህ እኛን ሁልጊዜ ወደ ትልቅ ችግር የሚጥለን ካወቅነው ከተረዳነው እውነት እንድንሸሽ እንድወድቅ የሚያደርገን ምንድን ነው? ምኞት ነው።</w:t>
      </w:r>
    </w:p>
    <w:p>
      <w:pPr>
        <w:pStyle w:val="style0"/>
        <w:jc w:val="both"/>
        <w:rPr>
          <w:sz w:val="24"/>
          <w:szCs w:val="24"/>
        </w:rPr>
      </w:pPr>
      <w:r>
        <w:rPr>
          <w:sz w:val="24"/>
          <w:szCs w:val="24"/>
          <w:lang w:val="en-US"/>
        </w:rPr>
        <w:t>ምኞት በውስጣችን! ትልቁ ነገር እሱ ነው። ለስጋችን በመጨነው የምንመኘው ምኞት። ያን ለመፈፀም ደግሞ በተለያየ ድርጊት ዉስጥ እንገባለን። ያ ወስዶ ወዴት ይጥለናል? ፈተና ዉስጥ ይጥለናል።</w:t>
      </w:r>
    </w:p>
    <w:p>
      <w:pPr>
        <w:pStyle w:val="style0"/>
        <w:jc w:val="both"/>
        <w:rPr>
          <w:sz w:val="24"/>
          <w:szCs w:val="24"/>
        </w:rPr>
      </w:pPr>
    </w:p>
    <w:p>
      <w:pPr>
        <w:pStyle w:val="style0"/>
        <w:jc w:val="both"/>
        <w:rPr>
          <w:sz w:val="24"/>
          <w:szCs w:val="24"/>
        </w:rPr>
      </w:pPr>
      <w:r>
        <w:rPr>
          <w:sz w:val="24"/>
          <w:szCs w:val="24"/>
          <w:lang w:val="en-US"/>
        </w:rPr>
        <w:t>¹⁵ ከዚህ በኋላ ምኞት ፀንሳ ኃጢአትን ትወልዳለች፤ ኃጢአትም ካደገች በኋላ ሞትን ትወልዳለች።</w:t>
      </w:r>
    </w:p>
    <w:p>
      <w:pPr>
        <w:pStyle w:val="style0"/>
        <w:jc w:val="both"/>
        <w:rPr>
          <w:sz w:val="24"/>
          <w:szCs w:val="24"/>
        </w:rPr>
      </w:pPr>
      <w:r>
        <w:rPr>
          <w:sz w:val="24"/>
          <w:szCs w:val="24"/>
          <w:lang w:val="en-US"/>
        </w:rPr>
        <w:t>¹⁶ የተወደዳችሁ ወንድሞቼ ሆይ፥ አትሳቱ።</w:t>
      </w:r>
    </w:p>
    <w:p>
      <w:pPr>
        <w:pStyle w:val="style0"/>
        <w:jc w:val="both"/>
        <w:rPr>
          <w:sz w:val="24"/>
          <w:szCs w:val="24"/>
        </w:rPr>
      </w:pPr>
      <w:r>
        <w:rPr>
          <w:sz w:val="24"/>
          <w:szCs w:val="24"/>
          <w:lang w:val="en-US"/>
        </w:rPr>
        <w:t>¹⁷ በጎ ስጦታ ሁሉ ፍጹምም በረከት ሁሉ ከላይ ናቸው፥ መለወጥም በእርሱ ዘንድ ከሌለ በመዞርም የተደረገ ጥላ በእርሱ ዘንድ ከሌለ ከብርሃናት አባት ይወርዳሉ።</w:t>
      </w:r>
    </w:p>
    <w:p>
      <w:pPr>
        <w:pStyle w:val="style0"/>
        <w:jc w:val="both"/>
        <w:rPr>
          <w:sz w:val="24"/>
          <w:szCs w:val="24"/>
        </w:rPr>
      </w:pPr>
      <w:r>
        <w:rPr>
          <w:sz w:val="24"/>
          <w:szCs w:val="24"/>
          <w:lang w:val="en-US"/>
        </w:rPr>
        <w:t>¹⁸ ለፍጥረቱ የበኵራት ዓይነት እንድንሆን በእውነት ቃል አስቦ ወለደን።</w:t>
      </w:r>
    </w:p>
    <w:p>
      <w:pPr>
        <w:pStyle w:val="style0"/>
        <w:jc w:val="both"/>
        <w:rPr>
          <w:sz w:val="24"/>
          <w:szCs w:val="24"/>
        </w:rPr>
      </w:pPr>
      <w:r>
        <w:rPr>
          <w:sz w:val="24"/>
          <w:szCs w:val="24"/>
          <w:lang w:val="en-US"/>
        </w:rPr>
        <w:t xml:space="preserve">አስቦ ወለደን! ይሄውላችሁ በእውነት ቃል አስቦ ወለደን። ከስጋ አይደለም </w:t>
      </w:r>
      <w:r>
        <w:rPr>
          <w:color w:val="ff0000"/>
          <w:sz w:val="24"/>
          <w:szCs w:val="24"/>
          <w:lang w:val="en-US"/>
        </w:rPr>
        <w:t>እግዚአብሔርን</w:t>
      </w:r>
      <w:r>
        <w:rPr>
          <w:sz w:val="24"/>
          <w:szCs w:val="24"/>
          <w:lang w:val="en-US"/>
        </w:rPr>
        <w:t xml:space="preserve"> ባመንን ጊዜ ከስጋ አይደለም የተወለድነው </w:t>
      </w:r>
      <w:r w:rsidRPr="DED9D8EB">
        <w:rPr>
          <w:color w:val="ff0000"/>
          <w:sz w:val="24"/>
          <w:szCs w:val="24"/>
          <w:lang w:val="en-US"/>
          <w:rPrChange w:id="26" w:author="ZTE Blade L8" w:date="2024-06-18T05:49:00Z">
            <w:rPr>
              <w:sz w:val="24"/>
              <w:szCs w:val="24"/>
              <w:lang w:val="en-US"/>
            </w:rPr>
          </w:rPrChange>
        </w:rPr>
        <w:t>ከእግዚአብሔር</w:t>
      </w:r>
      <w:r>
        <w:rPr>
          <w:sz w:val="24"/>
          <w:szCs w:val="24"/>
          <w:lang w:val="en-US"/>
        </w:rPr>
        <w:t xml:space="preserve"> ቃል በመንፈስ ቅዱስ ተወለድን። እንደ አዲስ በተጠመቅምን ጊዜ ተወለድን።</w:t>
      </w:r>
    </w:p>
    <w:p>
      <w:pPr>
        <w:pStyle w:val="style0"/>
        <w:jc w:val="both"/>
        <w:rPr>
          <w:sz w:val="24"/>
          <w:szCs w:val="24"/>
        </w:rPr>
      </w:pPr>
    </w:p>
    <w:p>
      <w:pPr>
        <w:pStyle w:val="style0"/>
        <w:jc w:val="both"/>
        <w:rPr>
          <w:sz w:val="24"/>
          <w:szCs w:val="24"/>
        </w:rPr>
      </w:pPr>
      <w:r>
        <w:rPr>
          <w:sz w:val="24"/>
          <w:szCs w:val="24"/>
          <w:lang w:val="en-US"/>
        </w:rPr>
        <w:t>¹⁹ ስለዚህ፥ የተወደዳችሁ ወንድሞቼ ሆይ፥ ሰው ሁሉ ለመስማት የፈጠነ ለመናገርም የዘገየ ለቍጣም የዘገየ ይሁን፤</w:t>
      </w:r>
    </w:p>
    <w:p>
      <w:pPr>
        <w:pStyle w:val="style0"/>
        <w:jc w:val="both"/>
        <w:rPr>
          <w:sz w:val="24"/>
          <w:szCs w:val="24"/>
        </w:rPr>
      </w:pPr>
      <w:r>
        <w:rPr>
          <w:sz w:val="24"/>
          <w:szCs w:val="24"/>
          <w:lang w:val="en-US"/>
        </w:rPr>
        <w:t xml:space="preserve">²⁰ የሰው ቍጣ </w:t>
      </w:r>
      <w:r>
        <w:rPr>
          <w:color w:val="ff0000"/>
          <w:sz w:val="24"/>
          <w:szCs w:val="24"/>
          <w:lang w:val="en-US"/>
        </w:rPr>
        <w:t>የእግዚአብሔርን</w:t>
      </w:r>
      <w:r>
        <w:rPr>
          <w:sz w:val="24"/>
          <w:szCs w:val="24"/>
          <w:lang w:val="en-US"/>
        </w:rPr>
        <w:t xml:space="preserve"> ጽድቅ አይሠራምና።</w:t>
      </w:r>
    </w:p>
    <w:p>
      <w:pPr>
        <w:pStyle w:val="style0"/>
        <w:jc w:val="both"/>
        <w:rPr>
          <w:sz w:val="24"/>
          <w:szCs w:val="24"/>
        </w:rPr>
      </w:pPr>
      <w:r>
        <w:rPr>
          <w:sz w:val="24"/>
          <w:szCs w:val="24"/>
          <w:lang w:val="en-US"/>
        </w:rPr>
        <w:t>²¹ ስለዚህ ርኵሰትን ሁሉ የክፋትንም ትርፍ አስወግዳችሁ፥ ነፍሳችሁን ማዳን የሚችለውን በውስጣችሁም የተተከለውን ቃል በየዋህነት ተቀበሉ።</w:t>
      </w:r>
    </w:p>
    <w:p>
      <w:pPr>
        <w:pStyle w:val="style0"/>
        <w:jc w:val="both"/>
        <w:rPr>
          <w:sz w:val="24"/>
          <w:szCs w:val="24"/>
        </w:rPr>
      </w:pPr>
    </w:p>
    <w:p>
      <w:pPr>
        <w:pStyle w:val="style0"/>
        <w:jc w:val="both"/>
        <w:rPr>
          <w:sz w:val="24"/>
          <w:szCs w:val="24"/>
        </w:rPr>
      </w:pPr>
      <w:r>
        <w:rPr>
          <w:sz w:val="24"/>
          <w:szCs w:val="24"/>
          <w:lang w:val="en-US"/>
        </w:rPr>
        <w:t>ይሄውላችሁ ወደ መጀመሪያው ስንመጣ ዳዊት እንዳለው ህጉን የሚሰሙ ነው የሚለው አያችሁ ህጉን የሚሰሙ የሚሄዱበት፣ በፍፁም ልባቸው የሚሹት ምስክሩን ከቃሉ የሚፈልጉ፣ እነሱ ምስጉኖች ናቸው።</w:t>
      </w:r>
    </w:p>
    <w:p>
      <w:pPr>
        <w:pStyle w:val="style0"/>
        <w:jc w:val="both"/>
        <w:rPr>
          <w:sz w:val="24"/>
          <w:szCs w:val="24"/>
        </w:rPr>
      </w:pPr>
      <w:r>
        <w:rPr>
          <w:sz w:val="24"/>
          <w:szCs w:val="24"/>
          <w:lang w:val="en-US"/>
        </w:rPr>
        <w:t xml:space="preserve">ወደ ወንጌሉ ስንመጣ “ነፍሳችሁን ማዳን የሚችለውን በዉስጣችሁም የተተከለውን ቃል በየዋህነት ተቀበሉት። በየዋህነት ተቀበሉ። </w:t>
      </w:r>
    </w:p>
    <w:p>
      <w:pPr>
        <w:pStyle w:val="style0"/>
        <w:jc w:val="both"/>
        <w:rPr>
          <w:sz w:val="24"/>
          <w:szCs w:val="24"/>
        </w:rPr>
      </w:pPr>
      <w:r>
        <w:rPr>
          <w:sz w:val="24"/>
          <w:szCs w:val="24"/>
          <w:lang w:val="en-US"/>
        </w:rPr>
        <w:t>ቃሉን የምታደርጉ ሁኑ እንጅ ይሄውላችሁ።</w:t>
      </w:r>
    </w:p>
    <w:p>
      <w:pPr>
        <w:pStyle w:val="style0"/>
        <w:jc w:val="both"/>
        <w:rPr>
          <w:sz w:val="24"/>
          <w:szCs w:val="24"/>
        </w:rPr>
      </w:pPr>
      <w:r>
        <w:rPr>
          <w:sz w:val="24"/>
          <w:szCs w:val="24"/>
          <w:lang w:val="en-US"/>
        </w:rPr>
        <w:t>²² ቃሉን የምታደርጉ ሁኑ እንጂ ራሳችሁን እያሳታችሁ የምትሰሙ ብቻ አትሁኑ።</w:t>
      </w:r>
    </w:p>
    <w:p>
      <w:pPr>
        <w:pStyle w:val="style0"/>
        <w:jc w:val="both"/>
        <w:rPr>
          <w:sz w:val="24"/>
          <w:szCs w:val="24"/>
        </w:rPr>
      </w:pPr>
      <w:r>
        <w:rPr>
          <w:sz w:val="24"/>
          <w:szCs w:val="24"/>
          <w:lang w:val="en-US"/>
        </w:rPr>
        <w:t>²³ ቃሉን የሚሰማ የማያደርገውም ቢኖር የተፈጥሮ ፊቱን በመስተዋት የሚያይን ሰው ይመስላል፤</w:t>
      </w:r>
    </w:p>
    <w:p>
      <w:pPr>
        <w:pStyle w:val="style0"/>
        <w:jc w:val="both"/>
        <w:rPr>
          <w:sz w:val="24"/>
          <w:szCs w:val="24"/>
        </w:rPr>
      </w:pPr>
      <w:r>
        <w:rPr>
          <w:sz w:val="24"/>
          <w:szCs w:val="24"/>
          <w:lang w:val="en-US"/>
        </w:rPr>
        <w:t>²⁴ ራሱን አይቶ ይሄዳልና፥ ወዲያውም እንደ ምን እንደ ሆነ ይረሳል።</w:t>
      </w:r>
    </w:p>
    <w:p>
      <w:pPr>
        <w:pStyle w:val="style0"/>
        <w:jc w:val="both"/>
        <w:rPr>
          <w:sz w:val="24"/>
          <w:szCs w:val="24"/>
        </w:rPr>
      </w:pPr>
      <w:r>
        <w:rPr>
          <w:sz w:val="24"/>
          <w:szCs w:val="24"/>
          <w:lang w:val="en-US"/>
        </w:rPr>
        <w:t>²⁵ ነገር ግን ነጻ የሚያወጣውን ፍጹሙን ሕግ ተመልክቶ የሚጸናበት፥ ሥራንም የሚሠራ እንጂ ሰምቶ የሚረሳ ያልሆነው፥ በሥራው የተባረከ ይሆናል።</w:t>
      </w:r>
    </w:p>
    <w:p>
      <w:pPr>
        <w:pStyle w:val="style0"/>
        <w:jc w:val="both"/>
        <w:rPr>
          <w:sz w:val="24"/>
          <w:szCs w:val="24"/>
        </w:rPr>
      </w:pPr>
      <w:r>
        <w:rPr>
          <w:sz w:val="24"/>
          <w:szCs w:val="24"/>
          <w:lang w:val="en-US"/>
        </w:rPr>
        <w:t xml:space="preserve">ልብ በሉ “ነገር ግን ነፃ የሚያወጣውን ፍጹሙን ህግ” ወደ ዳዊት ቃል ሂዱ ደሞ አሁንም “በመንገዳቸው ንፁሃን የሆኑ </w:t>
      </w:r>
      <w:r>
        <w:rPr>
          <w:color w:val="ff0000"/>
          <w:sz w:val="24"/>
          <w:szCs w:val="24"/>
          <w:lang w:val="en-US"/>
        </w:rPr>
        <w:t>በእግዚአብሔር</w:t>
      </w:r>
      <w:r>
        <w:rPr>
          <w:sz w:val="24"/>
          <w:szCs w:val="24"/>
          <w:lang w:val="en-US"/>
        </w:rPr>
        <w:t xml:space="preserve"> ህግ የሚሄዱ ንፁሃን ናቸው። ምስክሩን የሚፈልጉ በፍፁም ልብ የሚሹት ምስጉኖች ናቸው።” በወንጌሉም ስንመጣ </w:t>
      </w:r>
    </w:p>
    <w:p>
      <w:pPr>
        <w:pStyle w:val="style0"/>
        <w:jc w:val="both"/>
        <w:rPr>
          <w:sz w:val="24"/>
          <w:szCs w:val="24"/>
        </w:rPr>
      </w:pPr>
      <w:r>
        <w:rPr>
          <w:sz w:val="24"/>
          <w:szCs w:val="24"/>
          <w:lang w:val="en-US"/>
        </w:rPr>
        <w:t>²⁵ ነገር ግን ነጻ የሚያወጣውን ፍጹሙን ሕግ ተመልክቶ የሚጸናበት፥” የብሉዩንም ህግ የሃዲሱንም ህግ “ሥራንም የሚሠራ እንጂ ሰምቶ የሚረሳ ያልሆነው፥ በሥራው የተባረከ ይሆናል። ነገር ግን</w:t>
      </w:r>
    </w:p>
    <w:p>
      <w:pPr>
        <w:pStyle w:val="style0"/>
        <w:jc w:val="both"/>
        <w:rPr>
          <w:sz w:val="24"/>
          <w:szCs w:val="24"/>
        </w:rPr>
      </w:pPr>
      <w:r>
        <w:rPr>
          <w:sz w:val="24"/>
          <w:szCs w:val="24"/>
          <w:lang w:val="en-US"/>
        </w:rPr>
        <w:t>²⁶ አንደበቱን ሳይገታ“ እንግዲህ ዝም ብሎ እንዳሻው የሚናገር ሞልቷል አይደል? አዎ! “ልቡን እያሳተ” ልክፋት ለሃጥያት ልቡን ሁሉ እያነሳሳ “</w:t>
      </w:r>
      <w:r>
        <w:rPr>
          <w:color w:val="ff0000"/>
          <w:sz w:val="24"/>
          <w:szCs w:val="24"/>
          <w:lang w:val="en-US"/>
        </w:rPr>
        <w:t>እግዚአብሔርን</w:t>
      </w:r>
      <w:r>
        <w:rPr>
          <w:sz w:val="24"/>
          <w:szCs w:val="24"/>
          <w:lang w:val="en-US"/>
        </w:rPr>
        <w:t xml:space="preserve"> የሚያመልክ የሚመስለው ማንም ቢኖር የእርሱ አምልኮ ከንቱ ነው።</w:t>
      </w:r>
    </w:p>
    <w:p>
      <w:pPr>
        <w:pStyle w:val="style0"/>
        <w:jc w:val="both"/>
        <w:rPr>
          <w:sz w:val="24"/>
          <w:szCs w:val="24"/>
        </w:rPr>
      </w:pPr>
      <w:r>
        <w:rPr>
          <w:sz w:val="24"/>
          <w:szCs w:val="24"/>
          <w:lang w:val="en-US"/>
        </w:rPr>
        <w:t xml:space="preserve">²⁷ ንጹሕ የሆነ ነውርም የሌለበት አምልኮ </w:t>
      </w:r>
      <w:r>
        <w:rPr>
          <w:color w:val="ff0000"/>
          <w:sz w:val="24"/>
          <w:szCs w:val="24"/>
          <w:lang w:val="en-US"/>
        </w:rPr>
        <w:t>በእግዚአብሔር</w:t>
      </w:r>
      <w:r>
        <w:rPr>
          <w:sz w:val="24"/>
          <w:szCs w:val="24"/>
          <w:lang w:val="en-US"/>
        </w:rPr>
        <w:t xml:space="preserve"> </w:t>
      </w:r>
      <w:r>
        <w:rPr>
          <w:color w:val="ff0000"/>
          <w:sz w:val="24"/>
          <w:szCs w:val="24"/>
          <w:lang w:val="en-US"/>
        </w:rPr>
        <w:t>አብ</w:t>
      </w:r>
      <w:r>
        <w:rPr>
          <w:sz w:val="24"/>
          <w:szCs w:val="24"/>
          <w:lang w:val="en-US"/>
        </w:rPr>
        <w:t xml:space="preserve"> ዘንድ ይህ ነው፤” ይለናን “ወላጆች የሌላቸውን ልጆች ባልቴቶችንም በመከራቸው መጠየቅ፥” </w:t>
      </w:r>
    </w:p>
    <w:p>
      <w:pPr>
        <w:pStyle w:val="style0"/>
        <w:jc w:val="both"/>
        <w:rPr>
          <w:sz w:val="24"/>
          <w:szCs w:val="24"/>
        </w:rPr>
      </w:pPr>
      <w:r>
        <w:rPr>
          <w:sz w:val="24"/>
          <w:szCs w:val="24"/>
          <w:lang w:val="en-US"/>
        </w:rPr>
        <w:t xml:space="preserve">እንግዲህ በተግባር ማለት ነው ደግ ማድረግ፣ የተጎዳን ማየት፣ ረዳት የሌለውን ማየት፣ በተለይ ደጋፊ፣ ጧሪ አጋዥ የሌለውን ማገዝ በአቅም ልክ! በአቅም ልክ! መጠየቅ ማጽናናት </w:t>
      </w:r>
    </w:p>
    <w:p>
      <w:pPr>
        <w:pStyle w:val="style0"/>
        <w:jc w:val="both"/>
        <w:rPr>
          <w:sz w:val="24"/>
          <w:szCs w:val="24"/>
        </w:rPr>
      </w:pPr>
      <w:r>
        <w:rPr>
          <w:sz w:val="24"/>
          <w:szCs w:val="24"/>
          <w:lang w:val="en-US"/>
        </w:rPr>
        <w:t>ከዚህ ጋራ አብሮ ግን በዓለምም ከሚገኝ እድፍ ሰውነቱን መጠበቅ ነው።</w:t>
      </w:r>
    </w:p>
    <w:p>
      <w:pPr>
        <w:pStyle w:val="style0"/>
        <w:jc w:val="both"/>
        <w:rPr>
          <w:sz w:val="24"/>
          <w:szCs w:val="24"/>
        </w:rPr>
      </w:pPr>
      <w:r>
        <w:rPr>
          <w:sz w:val="24"/>
          <w:szCs w:val="24"/>
          <w:lang w:val="en-US"/>
        </w:rPr>
        <w:t>ይሄ ነው ትልቁ ነጥብ እንግዲህ ይሄ በአለም የሚገኝ እድፍ ምንድን ነው? ምንዝርና፣ ዉሸት፣ ክፋት፣ ተንኮል፣ ምን ስንቱን እንዘርዝረው የጨለማ ስራ ብዙ ነው አይደል? ከዛ እድፍ ሰውነትን መጠበቅ ነው።</w:t>
      </w:r>
    </w:p>
    <w:p>
      <w:pPr>
        <w:pStyle w:val="style0"/>
        <w:jc w:val="both"/>
        <w:rPr>
          <w:sz w:val="24"/>
          <w:szCs w:val="24"/>
        </w:rPr>
      </w:pPr>
      <w:r>
        <w:rPr>
          <w:sz w:val="24"/>
          <w:szCs w:val="24"/>
          <w:lang w:val="en-US"/>
        </w:rPr>
        <w:t>ምዕራፍ 2ንም እንየው በሙሉ።</w:t>
      </w:r>
    </w:p>
    <w:p>
      <w:pPr>
        <w:pStyle w:val="style0"/>
        <w:jc w:val="both"/>
        <w:rPr>
          <w:sz w:val="24"/>
          <w:szCs w:val="24"/>
        </w:rPr>
      </w:pPr>
    </w:p>
    <w:p>
      <w:pPr>
        <w:pStyle w:val="style0"/>
        <w:jc w:val="both"/>
        <w:rPr>
          <w:sz w:val="24"/>
          <w:szCs w:val="24"/>
        </w:rPr>
      </w:pPr>
      <w:r>
        <w:rPr>
          <w:sz w:val="24"/>
          <w:szCs w:val="24"/>
          <w:lang w:val="en-US"/>
        </w:rPr>
        <w:t>ያዕቆብ 2</w:t>
      </w:r>
    </w:p>
    <w:p>
      <w:pPr>
        <w:pStyle w:val="style0"/>
        <w:jc w:val="both"/>
        <w:rPr>
          <w:sz w:val="24"/>
          <w:szCs w:val="24"/>
        </w:rPr>
      </w:pPr>
      <w:r>
        <w:rPr>
          <w:sz w:val="24"/>
          <w:szCs w:val="24"/>
          <w:lang w:val="en-US"/>
        </w:rPr>
        <w:t>¯¯¯¯¯¯¯¯¯¯</w:t>
      </w:r>
    </w:p>
    <w:p>
      <w:pPr>
        <w:pStyle w:val="style0"/>
        <w:jc w:val="both"/>
        <w:rPr>
          <w:sz w:val="24"/>
          <w:szCs w:val="24"/>
        </w:rPr>
      </w:pPr>
      <w:r>
        <w:rPr>
          <w:sz w:val="24"/>
          <w:szCs w:val="24"/>
          <w:lang w:val="en-US"/>
        </w:rPr>
        <w:t xml:space="preserve">¹ ወንድሞቼ ሆይ፥ በክብር ጌታ </w:t>
      </w:r>
      <w:r>
        <w:rPr>
          <w:color w:val="ff0000"/>
          <w:sz w:val="24"/>
          <w:szCs w:val="24"/>
          <w:lang w:val="en-US"/>
        </w:rPr>
        <w:t>በጌታችን በኢየሱስ ክርስቶስ</w:t>
      </w:r>
      <w:r>
        <w:rPr>
          <w:sz w:val="24"/>
          <w:szCs w:val="24"/>
          <w:lang w:val="en-US"/>
        </w:rPr>
        <w:t xml:space="preserve"> ያለውን እምነት ለሰው ፊት በማድላት አትያዙ።</w:t>
      </w:r>
    </w:p>
    <w:p>
      <w:pPr>
        <w:pStyle w:val="style0"/>
        <w:jc w:val="both"/>
        <w:rPr>
          <w:sz w:val="24"/>
          <w:szCs w:val="24"/>
        </w:rPr>
      </w:pPr>
      <w:r>
        <w:rPr>
          <w:sz w:val="24"/>
          <w:szCs w:val="24"/>
          <w:lang w:val="en-US"/>
        </w:rPr>
        <w:t>አያችሁ እምነት ያለው ሰው ሰውን ከፍና ዝቅ አድርጎ ማየት አይገባውም በማንኛውም ጉዳይ ላይ።</w:t>
      </w:r>
    </w:p>
    <w:p>
      <w:pPr>
        <w:pStyle w:val="style0"/>
        <w:jc w:val="both"/>
        <w:rPr>
          <w:sz w:val="24"/>
          <w:szCs w:val="24"/>
        </w:rPr>
      </w:pPr>
    </w:p>
    <w:p>
      <w:pPr>
        <w:pStyle w:val="style0"/>
        <w:jc w:val="both"/>
        <w:rPr>
          <w:sz w:val="24"/>
          <w:szCs w:val="24"/>
        </w:rPr>
      </w:pPr>
      <w:r>
        <w:rPr>
          <w:sz w:val="24"/>
          <w:szCs w:val="24"/>
          <w:lang w:val="en-US"/>
        </w:rPr>
        <w:t>² የወርቅ ቀለበት ያደረገና የጌጥ ልብስ የለበሰ ሰው ወደ ጉባኤአችሁ ቢገባ፥</w:t>
      </w:r>
    </w:p>
    <w:p>
      <w:pPr>
        <w:pStyle w:val="style0"/>
        <w:jc w:val="both"/>
        <w:rPr>
          <w:sz w:val="24"/>
          <w:szCs w:val="24"/>
        </w:rPr>
      </w:pPr>
      <w:r>
        <w:rPr>
          <w:sz w:val="24"/>
          <w:szCs w:val="24"/>
          <w:lang w:val="en-US"/>
        </w:rPr>
        <w:tab/>
      </w:r>
      <w:r>
        <w:rPr>
          <w:sz w:val="24"/>
          <w:szCs w:val="24"/>
          <w:lang w:val="en-US"/>
        </w:rPr>
        <w:t>እንግዲህ ጉባኤ ሲል ዝክር ሊሆን ይችላ፤ ማህበር ሊሆን ይችላል፣ ሰርግ ሊሆን ይችላል! በማንኛውም ጉዳይ ብቻ።</w:t>
      </w:r>
    </w:p>
    <w:p>
      <w:pPr>
        <w:pStyle w:val="style0"/>
        <w:jc w:val="both"/>
        <w:rPr>
          <w:sz w:val="24"/>
          <w:szCs w:val="24"/>
        </w:rPr>
      </w:pPr>
      <w:r>
        <w:rPr>
          <w:sz w:val="24"/>
          <w:szCs w:val="24"/>
          <w:lang w:val="en-US"/>
        </w:rPr>
        <w:t>ወደ ጉባኤያችሁ ቢገባ እድፍ ልብስም የለበሰ ድሀ ሰው ደግሞ ቢገባ፥</w:t>
      </w:r>
    </w:p>
    <w:p>
      <w:pPr>
        <w:pStyle w:val="style0"/>
        <w:jc w:val="both"/>
        <w:rPr>
          <w:sz w:val="24"/>
          <w:szCs w:val="24"/>
        </w:rPr>
      </w:pPr>
      <w:r>
        <w:rPr>
          <w:sz w:val="24"/>
          <w:szCs w:val="24"/>
          <w:lang w:val="en-US"/>
        </w:rPr>
        <w:t>³ የጌጥ ልብስም የለበሰውን ተመልክታችሁ፦ አንተስ በዚህ በመልካም ስፍራ ተቀመጥ ብትሉት፥ ድሀውንም፦ አንተስ ወደዚያ ቁም ወይም ከእግሬ መረገጫ በታች ተቀመጥ ብትሉት፥ ራሳችሁን መለያየታችሁ አይደለምን?</w:t>
      </w:r>
    </w:p>
    <w:p>
      <w:pPr>
        <w:pStyle w:val="style0"/>
        <w:jc w:val="both"/>
        <w:rPr>
          <w:sz w:val="24"/>
          <w:szCs w:val="24"/>
        </w:rPr>
      </w:pPr>
      <w:r>
        <w:rPr>
          <w:sz w:val="24"/>
          <w:szCs w:val="24"/>
          <w:lang w:val="en-US"/>
        </w:rPr>
        <w:t>⁴ ክፉ አሳብ ያላቸውም ዳኞች መሆናችሁ አይደለምን?</w:t>
      </w:r>
    </w:p>
    <w:p>
      <w:pPr>
        <w:pStyle w:val="style0"/>
        <w:jc w:val="both"/>
        <w:rPr>
          <w:sz w:val="24"/>
          <w:szCs w:val="24"/>
        </w:rPr>
      </w:pPr>
      <w:r>
        <w:rPr>
          <w:sz w:val="24"/>
          <w:szCs w:val="24"/>
          <w:lang w:val="en-US"/>
        </w:rPr>
        <w:t xml:space="preserve">⁵ የተወደዳችሁ ወንድሞቼ ሆይ፥ ስሙ፤ </w:t>
      </w:r>
      <w:r>
        <w:rPr>
          <w:color w:val="ff0000"/>
          <w:sz w:val="24"/>
          <w:szCs w:val="24"/>
          <w:lang w:val="en-US"/>
        </w:rPr>
        <w:t>እግዚአብሔር</w:t>
      </w:r>
      <w:r>
        <w:rPr>
          <w:sz w:val="24"/>
          <w:szCs w:val="24"/>
          <w:lang w:val="en-US"/>
        </w:rPr>
        <w:t xml:space="preserve"> በእምነት ባለ ጠጎች እንዲሆኑ ለሚወዱትም ተስፋ ስለ እርሱ የሰጣቸውን መንግሥት እንዲወርሱ የዚህን ዓለም ድሆች አልመረጠምን?</w:t>
      </w:r>
    </w:p>
    <w:p>
      <w:pPr>
        <w:pStyle w:val="style0"/>
        <w:jc w:val="both"/>
        <w:rPr>
          <w:sz w:val="24"/>
          <w:szCs w:val="24"/>
        </w:rPr>
      </w:pPr>
      <w:r>
        <w:rPr>
          <w:sz w:val="24"/>
          <w:szCs w:val="24"/>
          <w:lang w:val="en-US"/>
        </w:rPr>
        <w:tab/>
      </w:r>
      <w:r>
        <w:rPr>
          <w:sz w:val="24"/>
          <w:szCs w:val="24"/>
          <w:lang w:val="en-US"/>
        </w:rPr>
        <w:t xml:space="preserve">ይሄ ነው ትልቁ ነገር ወንድሞቼ። በስራ የሚገለጥ እምነት ህጉን </w:t>
      </w:r>
      <w:r>
        <w:rPr>
          <w:color w:val="ff0000"/>
          <w:sz w:val="24"/>
          <w:szCs w:val="24"/>
          <w:lang w:val="en-US"/>
        </w:rPr>
        <w:t>የእግዚአብሔርን</w:t>
      </w:r>
      <w:r>
        <w:rPr>
          <w:sz w:val="24"/>
          <w:szCs w:val="24"/>
          <w:lang w:val="en-US"/>
        </w:rPr>
        <w:t xml:space="preserve"> ፈቃድ ህጉን ምን እንደሆነ ካላወቃችሁ ትልቁ ችግር የሚመነጨው ከዛ ነው! አሁን ስትዘክሩ </w:t>
      </w:r>
      <w:r>
        <w:rPr>
          <w:color w:val="ff0000"/>
          <w:sz w:val="24"/>
          <w:szCs w:val="24"/>
          <w:lang w:val="en-US"/>
        </w:rPr>
        <w:t>እግዚአብሔር</w:t>
      </w:r>
      <w:r>
        <w:rPr>
          <w:sz w:val="24"/>
          <w:szCs w:val="24"/>
          <w:lang w:val="en-US"/>
        </w:rPr>
        <w:t xml:space="preserve"> እንደመረጠው ድሃን ቅድሚያ ስጡት። ባለጠጋውማ ዉለታ መላሽ ነው ምን ለሱ ምንድን ነው የምትዘክሩለት? ለሱ ምንድን ነው የምታደርጉለት? ነገ እሱም በተራው ጠርቶ እንዲመልስላችሁ?</w:t>
      </w:r>
    </w:p>
    <w:p>
      <w:pPr>
        <w:pStyle w:val="style0"/>
        <w:jc w:val="both"/>
        <w:rPr>
          <w:sz w:val="24"/>
          <w:szCs w:val="24"/>
        </w:rPr>
      </w:pPr>
      <w:r>
        <w:rPr>
          <w:sz w:val="24"/>
          <w:szCs w:val="24"/>
          <w:lang w:val="en-US"/>
        </w:rPr>
        <w:tab/>
      </w:r>
      <w:r>
        <w:rPr>
          <w:sz w:val="24"/>
          <w:szCs w:val="24"/>
          <w:lang w:val="en-US"/>
        </w:rPr>
        <w:t xml:space="preserve">ምንም የማይመልስላችሁ፣ ምንም የማያደርግላችሁ </w:t>
      </w:r>
      <w:r>
        <w:rPr>
          <w:color w:val="ff0000"/>
          <w:sz w:val="24"/>
          <w:szCs w:val="24"/>
          <w:lang w:val="en-US"/>
        </w:rPr>
        <w:t>እግዚአብሔር</w:t>
      </w:r>
      <w:r>
        <w:rPr>
          <w:sz w:val="24"/>
          <w:szCs w:val="24"/>
          <w:lang w:val="en-US"/>
        </w:rPr>
        <w:t xml:space="preserve"> ይስጥልኝ ብሎ የሚሄደው ድሃ ግን ለናንተ የእምነት ዋጋ ሆኖ ትርፍ ያመጣል።</w:t>
      </w:r>
    </w:p>
    <w:p>
      <w:pPr>
        <w:pStyle w:val="style0"/>
        <w:jc w:val="both"/>
        <w:rPr>
          <w:sz w:val="24"/>
          <w:szCs w:val="24"/>
        </w:rPr>
      </w:pPr>
      <w:r>
        <w:rPr>
          <w:sz w:val="24"/>
          <w:szCs w:val="24"/>
          <w:lang w:val="en-US"/>
        </w:rPr>
        <w:tab/>
      </w:r>
    </w:p>
    <w:p>
      <w:pPr>
        <w:pStyle w:val="style0"/>
        <w:jc w:val="both"/>
        <w:rPr>
          <w:sz w:val="24"/>
          <w:szCs w:val="24"/>
        </w:rPr>
      </w:pPr>
      <w:r>
        <w:rPr>
          <w:sz w:val="24"/>
          <w:szCs w:val="24"/>
          <w:lang w:val="en-US"/>
        </w:rPr>
        <w:t xml:space="preserve">⁶ እናንተ ግን ድሆችን አዋረዳችሁ። </w:t>
      </w:r>
    </w:p>
    <w:p>
      <w:pPr>
        <w:pStyle w:val="style0"/>
        <w:jc w:val="both"/>
        <w:rPr>
          <w:sz w:val="24"/>
          <w:szCs w:val="24"/>
        </w:rPr>
      </w:pPr>
      <w:r>
        <w:rPr>
          <w:sz w:val="24"/>
          <w:szCs w:val="24"/>
          <w:lang w:val="en-US"/>
        </w:rPr>
        <w:tab/>
      </w:r>
      <w:r>
        <w:rPr>
          <w:sz w:val="24"/>
          <w:szCs w:val="24"/>
          <w:lang w:val="en-US"/>
        </w:rPr>
        <w:t>ሂድ ከዚህ በዘበኛ፣ በምን ታባርራለህ!</w:t>
      </w:r>
    </w:p>
    <w:p>
      <w:pPr>
        <w:pStyle w:val="style0"/>
        <w:jc w:val="both"/>
        <w:rPr>
          <w:sz w:val="24"/>
          <w:szCs w:val="24"/>
        </w:rPr>
      </w:pPr>
      <w:r>
        <w:rPr>
          <w:sz w:val="24"/>
          <w:szCs w:val="24"/>
          <w:lang w:val="en-US"/>
        </w:rPr>
        <w:tab/>
      </w:r>
      <w:r>
        <w:rPr>
          <w:sz w:val="24"/>
          <w:szCs w:val="24"/>
          <w:lang w:val="en-US"/>
        </w:rPr>
        <w:t>ባለ ጠጎቹ የሚያስጨንቁአችሁ አይደሉምን? ወደ ፍርድ ቤትም የሚጎትቱአችሁ እነርሱ አይደሉምን?</w:t>
      </w:r>
    </w:p>
    <w:p>
      <w:pPr>
        <w:pStyle w:val="style0"/>
        <w:jc w:val="both"/>
        <w:rPr>
          <w:sz w:val="24"/>
          <w:szCs w:val="24"/>
        </w:rPr>
      </w:pPr>
      <w:r>
        <w:rPr>
          <w:sz w:val="24"/>
          <w:szCs w:val="24"/>
          <w:lang w:val="en-US"/>
        </w:rPr>
        <w:t>⁷ የተጠራችሁበትን መልካሙን ስም የሚሰድቡ እነርሱ አይደሉምን?</w:t>
      </w:r>
    </w:p>
    <w:p>
      <w:pPr>
        <w:pStyle w:val="style0"/>
        <w:jc w:val="both"/>
        <w:rPr>
          <w:sz w:val="24"/>
          <w:szCs w:val="24"/>
        </w:rPr>
      </w:pPr>
      <w:r>
        <w:rPr>
          <w:sz w:val="24"/>
          <w:szCs w:val="24"/>
          <w:lang w:val="en-US"/>
        </w:rPr>
        <w:tab/>
      </w:r>
      <w:r>
        <w:rPr>
          <w:sz w:val="24"/>
          <w:szCs w:val="24"/>
          <w:lang w:val="en-US"/>
        </w:rPr>
        <w:t>አዎ ይሄ እውነት ነው</w:t>
      </w:r>
    </w:p>
    <w:p>
      <w:pPr>
        <w:pStyle w:val="style0"/>
        <w:jc w:val="both"/>
        <w:rPr>
          <w:sz w:val="24"/>
          <w:szCs w:val="24"/>
        </w:rPr>
      </w:pPr>
      <w:r>
        <w:rPr>
          <w:sz w:val="24"/>
          <w:szCs w:val="24"/>
          <w:lang w:val="en-US"/>
        </w:rPr>
        <w:t>⁸ ነገር ግን መጽሐፍ፦ ባልንጀራህን እንደ ራስህ ውደድ እንደሚል የንጉሥን ሕግ ብትፈጽሙ</w:t>
      </w:r>
    </w:p>
    <w:p>
      <w:pPr>
        <w:pStyle w:val="style0"/>
        <w:jc w:val="both"/>
        <w:rPr>
          <w:sz w:val="24"/>
          <w:szCs w:val="24"/>
        </w:rPr>
      </w:pPr>
      <w:r>
        <w:rPr>
          <w:sz w:val="24"/>
          <w:szCs w:val="24"/>
          <w:lang w:val="en-US"/>
        </w:rPr>
        <w:tab/>
      </w:r>
      <w:r>
        <w:rPr>
          <w:color w:val="ff0000"/>
          <w:sz w:val="24"/>
          <w:szCs w:val="24"/>
          <w:lang w:val="en-US"/>
        </w:rPr>
        <w:t>የክርስቶስን</w:t>
      </w:r>
      <w:r>
        <w:rPr>
          <w:sz w:val="24"/>
          <w:szCs w:val="24"/>
          <w:lang w:val="en-US"/>
        </w:rPr>
        <w:t xml:space="preserve"> ህግ የቸሩ </w:t>
      </w:r>
      <w:r>
        <w:rPr>
          <w:color w:val="ff0000"/>
          <w:sz w:val="24"/>
          <w:szCs w:val="24"/>
          <w:lang w:val="en-US"/>
        </w:rPr>
        <w:t>መድኃኔዓለምን</w:t>
      </w:r>
      <w:r>
        <w:rPr>
          <w:sz w:val="24"/>
          <w:szCs w:val="24"/>
          <w:lang w:val="en-US"/>
        </w:rPr>
        <w:t xml:space="preserve"> ህግ ብትፈፅሙ!</w:t>
      </w:r>
    </w:p>
    <w:p>
      <w:pPr>
        <w:pStyle w:val="style0"/>
        <w:jc w:val="both"/>
        <w:rPr>
          <w:sz w:val="24"/>
          <w:szCs w:val="24"/>
        </w:rPr>
      </w:pPr>
      <w:r>
        <w:rPr>
          <w:sz w:val="24"/>
          <w:szCs w:val="24"/>
          <w:lang w:val="en-US"/>
        </w:rPr>
        <w:tab/>
      </w:r>
      <w:r>
        <w:rPr>
          <w:sz w:val="24"/>
          <w:szCs w:val="24"/>
          <w:lang w:val="en-US"/>
        </w:rPr>
        <w:t>መልካም ታደርጋላችሁ፤</w:t>
      </w:r>
    </w:p>
    <w:p>
      <w:pPr>
        <w:pStyle w:val="style0"/>
        <w:jc w:val="both"/>
        <w:rPr>
          <w:sz w:val="24"/>
          <w:szCs w:val="24"/>
        </w:rPr>
      </w:pPr>
      <w:r>
        <w:rPr>
          <w:sz w:val="24"/>
          <w:szCs w:val="24"/>
          <w:lang w:val="en-US"/>
        </w:rPr>
        <w:t>⁹ ለሰው ፊት ግን ብታደሉ ኃጢአትን ትሠራላችሁ፥</w:t>
      </w:r>
    </w:p>
    <w:p>
      <w:pPr>
        <w:pStyle w:val="style0"/>
        <w:jc w:val="both"/>
        <w:rPr>
          <w:sz w:val="24"/>
          <w:szCs w:val="24"/>
        </w:rPr>
      </w:pPr>
      <w:r>
        <w:rPr>
          <w:sz w:val="24"/>
          <w:szCs w:val="24"/>
          <w:lang w:val="en-US"/>
        </w:rPr>
        <w:tab/>
      </w:r>
      <w:r>
        <w:rPr>
          <w:sz w:val="24"/>
          <w:szCs w:val="24"/>
          <w:lang w:val="en-US"/>
        </w:rPr>
        <w:t>ይሄ ነው ትልቁ እምነት በስራ ሲገለፅ እንደዚህ ነው።</w:t>
      </w:r>
    </w:p>
    <w:p>
      <w:pPr>
        <w:pStyle w:val="style0"/>
        <w:jc w:val="both"/>
        <w:rPr>
          <w:sz w:val="24"/>
          <w:szCs w:val="24"/>
        </w:rPr>
      </w:pPr>
      <w:r>
        <w:rPr>
          <w:sz w:val="24"/>
          <w:szCs w:val="24"/>
          <w:lang w:val="en-US"/>
        </w:rPr>
        <w:tab/>
      </w:r>
      <w:r>
        <w:rPr>
          <w:sz w:val="24"/>
          <w:szCs w:val="24"/>
          <w:lang w:val="en-US"/>
        </w:rPr>
        <w:t>ሕግም እንደ ተላላፊዎች ይወቅሳችኋል።</w:t>
      </w:r>
    </w:p>
    <w:p>
      <w:pPr>
        <w:pStyle w:val="style0"/>
        <w:jc w:val="both"/>
        <w:rPr>
          <w:sz w:val="24"/>
          <w:szCs w:val="24"/>
        </w:rPr>
      </w:pPr>
      <w:r>
        <w:rPr>
          <w:sz w:val="24"/>
          <w:szCs w:val="24"/>
          <w:lang w:val="en-US"/>
        </w:rPr>
        <w:t xml:space="preserve">ለሰው ስታደሉ እናከብረዋከን የምትሉት </w:t>
      </w:r>
      <w:r>
        <w:rPr>
          <w:color w:val="ff0000"/>
          <w:sz w:val="24"/>
          <w:szCs w:val="24"/>
          <w:lang w:val="en-US"/>
        </w:rPr>
        <w:t>የእግዚአብሔን</w:t>
      </w:r>
      <w:r>
        <w:rPr>
          <w:sz w:val="24"/>
          <w:szCs w:val="24"/>
          <w:lang w:val="en-US"/>
        </w:rPr>
        <w:t xml:space="preserve"> ህግ ስለተላለፋችሁ ይወቅሳችኋል።</w:t>
      </w:r>
    </w:p>
    <w:p>
      <w:pPr>
        <w:pStyle w:val="style0"/>
        <w:jc w:val="both"/>
        <w:rPr>
          <w:sz w:val="24"/>
          <w:szCs w:val="24"/>
        </w:rPr>
      </w:pPr>
    </w:p>
    <w:p>
      <w:pPr>
        <w:pStyle w:val="style0"/>
        <w:jc w:val="both"/>
        <w:rPr>
          <w:sz w:val="24"/>
          <w:szCs w:val="24"/>
        </w:rPr>
      </w:pPr>
      <w:r>
        <w:rPr>
          <w:sz w:val="24"/>
          <w:szCs w:val="24"/>
          <w:lang w:val="en-US"/>
        </w:rPr>
        <w:t>¹⁰ ሕግን ሁሉ የሚጠብቅ፥ ነገር ግን በአንዱ የሚሰናከል ማንም ቢኖር በሁሉ በደለኛ ይሆናል፤ አታመንዝር ያለው ደግሞ፦ አትግደል ብሎአልና፤</w:t>
      </w:r>
    </w:p>
    <w:p>
      <w:pPr>
        <w:pStyle w:val="style0"/>
        <w:jc w:val="both"/>
        <w:rPr>
          <w:sz w:val="24"/>
          <w:szCs w:val="24"/>
        </w:rPr>
      </w:pPr>
      <w:r>
        <w:rPr>
          <w:sz w:val="24"/>
          <w:szCs w:val="24"/>
          <w:lang w:val="en-US"/>
        </w:rPr>
        <w:tab/>
      </w:r>
      <w:r>
        <w:rPr>
          <w:sz w:val="24"/>
          <w:szCs w:val="24"/>
          <w:lang w:val="en-US"/>
        </w:rPr>
        <w:t>አታመንዝር ያለው አትግደል ብሏልና</w:t>
      </w:r>
    </w:p>
    <w:p>
      <w:pPr>
        <w:pStyle w:val="style0"/>
        <w:jc w:val="both"/>
        <w:rPr>
          <w:sz w:val="24"/>
          <w:szCs w:val="24"/>
        </w:rPr>
      </w:pPr>
      <w:r>
        <w:rPr>
          <w:sz w:val="24"/>
          <w:szCs w:val="24"/>
          <w:lang w:val="en-US"/>
        </w:rPr>
        <w:t>¹¹ ባታመነዝርም፥ ነገር ግን ብትገድል፥ ሕግን ተላላፊ ሆነሃል።</w:t>
      </w:r>
    </w:p>
    <w:p>
      <w:pPr>
        <w:pStyle w:val="style0"/>
        <w:jc w:val="both"/>
        <w:rPr>
          <w:sz w:val="24"/>
          <w:szCs w:val="24"/>
        </w:rPr>
      </w:pPr>
      <w:r>
        <w:rPr>
          <w:sz w:val="24"/>
          <w:szCs w:val="24"/>
          <w:lang w:val="en-US"/>
        </w:rPr>
        <w:t>¹² በነጻነት ሕግ ፍርድን ይቀበሉ ዘንድ እንዳላቸው ሰዎች እንዲህ ተናገሩ፥ እንዲህም አድርጉ።</w:t>
      </w:r>
    </w:p>
    <w:p>
      <w:pPr>
        <w:pStyle w:val="style0"/>
        <w:jc w:val="both"/>
        <w:rPr>
          <w:sz w:val="24"/>
          <w:szCs w:val="24"/>
        </w:rPr>
      </w:pPr>
      <w:r>
        <w:rPr>
          <w:sz w:val="24"/>
          <w:szCs w:val="24"/>
          <w:lang w:val="en-US"/>
        </w:rPr>
        <w:t>¹³ ምሕረትን ለማያደርግ ምሕረት የሌለበት ፍርድ ይሆናልና፤ ምሕረትም በፍርድ ላይ ይመካል።</w:t>
      </w:r>
    </w:p>
    <w:p>
      <w:pPr>
        <w:pStyle w:val="style0"/>
        <w:jc w:val="both"/>
        <w:rPr>
          <w:sz w:val="24"/>
          <w:szCs w:val="24"/>
        </w:rPr>
      </w:pPr>
      <w:r>
        <w:rPr>
          <w:sz w:val="24"/>
          <w:szCs w:val="24"/>
          <w:lang w:val="en-US"/>
        </w:rPr>
        <w:tab/>
      </w:r>
      <w:r>
        <w:rPr>
          <w:sz w:val="24"/>
          <w:szCs w:val="24"/>
          <w:lang w:val="en-US"/>
        </w:rPr>
        <w:t>እንግዲህ የኛን ርህራሄ ይጠይቃል የኛን መልካምነት ይጠይቃል ሁልጊዜ ፍርዳችን ምህረትንም ያዘለ መሆን አለበት። የምንራራ፣ የምንምር፣ ልበቅን፣ የዋህ የሆንን ሰዎች ልንሆም ይገባል።</w:t>
      </w:r>
    </w:p>
    <w:p>
      <w:pPr>
        <w:pStyle w:val="style0"/>
        <w:jc w:val="both"/>
        <w:rPr>
          <w:sz w:val="24"/>
          <w:szCs w:val="24"/>
        </w:rPr>
      </w:pPr>
    </w:p>
    <w:p>
      <w:pPr>
        <w:pStyle w:val="style0"/>
        <w:jc w:val="both"/>
        <w:rPr>
          <w:sz w:val="24"/>
          <w:szCs w:val="24"/>
        </w:rPr>
      </w:pPr>
      <w:r>
        <w:rPr>
          <w:sz w:val="24"/>
          <w:szCs w:val="24"/>
          <w:lang w:val="en-US"/>
        </w:rPr>
        <w:t>¹⁴ ወንድሞቼ ሆይ፥ እምነት አለኝ የሚል፥</w:t>
      </w:r>
    </w:p>
    <w:p>
      <w:pPr>
        <w:pStyle w:val="style0"/>
        <w:jc w:val="both"/>
        <w:rPr>
          <w:sz w:val="24"/>
          <w:szCs w:val="24"/>
        </w:rPr>
      </w:pPr>
      <w:r>
        <w:rPr>
          <w:sz w:val="24"/>
          <w:szCs w:val="24"/>
          <w:lang w:val="en-US"/>
        </w:rPr>
        <w:tab/>
      </w:r>
      <w:r>
        <w:rPr>
          <w:sz w:val="24"/>
          <w:szCs w:val="24"/>
          <w:lang w:val="en-US"/>
        </w:rPr>
        <w:t>እምነት አለኝ የሚል፥</w:t>
      </w:r>
    </w:p>
    <w:p>
      <w:pPr>
        <w:pStyle w:val="style0"/>
        <w:jc w:val="both"/>
        <w:rPr>
          <w:sz w:val="24"/>
          <w:szCs w:val="24"/>
        </w:rPr>
      </w:pPr>
      <w:r>
        <w:rPr>
          <w:sz w:val="24"/>
          <w:szCs w:val="24"/>
          <w:lang w:val="en-US"/>
        </w:rPr>
        <w:tab/>
      </w:r>
      <w:r>
        <w:rPr>
          <w:sz w:val="24"/>
          <w:szCs w:val="24"/>
          <w:lang w:val="en-US"/>
        </w:rPr>
        <w:t>ሥራ ግን የሌለው ሰው ቢኖር ምን ይጠቅመዋል? እምነቱስ ሊያድነው ይችላልን?</w:t>
      </w:r>
    </w:p>
    <w:p>
      <w:pPr>
        <w:pStyle w:val="style0"/>
        <w:jc w:val="both"/>
        <w:rPr>
          <w:sz w:val="24"/>
          <w:szCs w:val="24"/>
        </w:rPr>
      </w:pPr>
      <w:r>
        <w:rPr>
          <w:sz w:val="24"/>
          <w:szCs w:val="24"/>
          <w:lang w:val="en-US"/>
        </w:rPr>
        <w:t>¹⁵ ወንድም ወይም እኅት ራቁታቸውን ቢሆኑ የዕለት ምግብንም ቢያጡ፥</w:t>
      </w:r>
    </w:p>
    <w:p>
      <w:pPr>
        <w:pStyle w:val="style0"/>
        <w:jc w:val="both"/>
        <w:rPr>
          <w:sz w:val="24"/>
          <w:szCs w:val="24"/>
        </w:rPr>
      </w:pPr>
      <w:r>
        <w:rPr>
          <w:sz w:val="24"/>
          <w:szCs w:val="24"/>
          <w:lang w:val="en-US"/>
        </w:rPr>
        <w:t>¹⁶ ከእናንተ አንዱም፦ በደኅና ሂዱ፥ እሳት ሙቁ፥ ጥገቡም ቢላቸው ለሰውነት ግን የሚያስፈልጉትን ባትሰጡአቸው ምን ይጠቅማቸዋል?</w:t>
      </w:r>
    </w:p>
    <w:p>
      <w:pPr>
        <w:pStyle w:val="style0"/>
        <w:jc w:val="both"/>
        <w:rPr>
          <w:sz w:val="24"/>
          <w:szCs w:val="24"/>
        </w:rPr>
      </w:pPr>
      <w:r>
        <w:rPr>
          <w:sz w:val="24"/>
          <w:szCs w:val="24"/>
          <w:lang w:val="en-US"/>
        </w:rPr>
        <w:t>¹⁷ እንደዚሁም ሥራ የሌለው እምነት ቢኖር በራሱ የሞተ ነው።</w:t>
      </w:r>
    </w:p>
    <w:p>
      <w:pPr>
        <w:pStyle w:val="style0"/>
        <w:jc w:val="both"/>
        <w:rPr>
          <w:sz w:val="24"/>
          <w:szCs w:val="24"/>
        </w:rPr>
      </w:pPr>
      <w:r>
        <w:rPr>
          <w:sz w:val="24"/>
          <w:szCs w:val="24"/>
          <w:lang w:val="en-US"/>
        </w:rPr>
        <w:tab/>
      </w:r>
      <w:r>
        <w:rPr>
          <w:sz w:val="24"/>
          <w:szCs w:val="24"/>
          <w:lang w:val="en-US"/>
        </w:rPr>
        <w:t xml:space="preserve">ይሄ ነው ትልቁ ነገር በአሁኑ ዘመንም ልታስተዉሉት የሚገባ ኢትዮጵያ የዓለም ብርሃን ቤተሰቦችም ወገኖቼም ሁላችሁም ልትረዱ የሚገባው ይሄን ነው። ስራ የሌለው እምነት ቢኖር በራሱ ሞቷል አብቅቷል። ስም ብቻ ነው ይዛችሁ የምትቀሩት ዛሬ እንደምናየው ማለት ነው። ብዙ ሰዎች </w:t>
      </w:r>
      <w:r>
        <w:rPr>
          <w:color w:val="ff0000"/>
          <w:sz w:val="24"/>
          <w:szCs w:val="24"/>
          <w:lang w:val="en-US"/>
        </w:rPr>
        <w:t>የእግዚአብሔርን</w:t>
      </w:r>
      <w:r>
        <w:rPr>
          <w:sz w:val="24"/>
          <w:szCs w:val="24"/>
          <w:lang w:val="en-US"/>
        </w:rPr>
        <w:t xml:space="preserve"> ፈቃድ ባለማወቅ ቤተክርስቲያን ይሄዳሉ፣ ይወጣሉ፣ ይገባሉ፣ ይመላለሳሉ። ግን በስራ የሚገለጥ እምነት የለም። ያ በስራ ካልተገለጠ ያ አለን የሚሉት እምነት የለም ሞቷል በቃ! እንደሌለ ቁጠሩት።</w:t>
      </w:r>
    </w:p>
    <w:p>
      <w:pPr>
        <w:pStyle w:val="style0"/>
        <w:jc w:val="both"/>
        <w:rPr>
          <w:sz w:val="24"/>
          <w:szCs w:val="24"/>
        </w:rPr>
      </w:pPr>
    </w:p>
    <w:p>
      <w:pPr>
        <w:pStyle w:val="style0"/>
        <w:jc w:val="both"/>
        <w:rPr>
          <w:sz w:val="24"/>
          <w:szCs w:val="24"/>
        </w:rPr>
      </w:pPr>
      <w:r>
        <w:rPr>
          <w:sz w:val="24"/>
          <w:szCs w:val="24"/>
          <w:lang w:val="en-US"/>
        </w:rPr>
        <w:t>¹⁸ ነገር ግን አንድ ሰው፦ አንተ እምነት አለህ እኔም ሥራ አለኝ፤ እምነትህን ከሥራህ ለይተህ አሳየኝ፥ እኔም እምነቴን በሥራዬ አሳይሃለሁ ይላል።</w:t>
      </w:r>
    </w:p>
    <w:p>
      <w:pPr>
        <w:pStyle w:val="style0"/>
        <w:jc w:val="both"/>
        <w:rPr>
          <w:sz w:val="24"/>
          <w:szCs w:val="24"/>
        </w:rPr>
      </w:pPr>
      <w:r>
        <w:rPr>
          <w:sz w:val="24"/>
          <w:szCs w:val="24"/>
          <w:lang w:val="en-US"/>
        </w:rPr>
        <w:t xml:space="preserve">¹⁹ </w:t>
      </w:r>
      <w:r>
        <w:rPr>
          <w:color w:val="ff0000"/>
          <w:sz w:val="24"/>
          <w:szCs w:val="24"/>
          <w:lang w:val="en-US"/>
        </w:rPr>
        <w:t>እግዚአብሔር</w:t>
      </w:r>
      <w:r>
        <w:rPr>
          <w:sz w:val="24"/>
          <w:szCs w:val="24"/>
          <w:lang w:val="en-US"/>
        </w:rPr>
        <w:t xml:space="preserve"> አንድ እንደ ሆነ አንተ ታምናለህ፤</w:t>
      </w:r>
    </w:p>
    <w:p>
      <w:pPr>
        <w:pStyle w:val="style0"/>
        <w:jc w:val="both"/>
        <w:rPr>
          <w:sz w:val="24"/>
          <w:szCs w:val="24"/>
        </w:rPr>
      </w:pPr>
      <w:r>
        <w:rPr>
          <w:sz w:val="24"/>
          <w:szCs w:val="24"/>
          <w:lang w:val="en-US"/>
        </w:rPr>
        <w:tab/>
      </w:r>
      <w:r>
        <w:rPr>
          <w:color w:val="ff0000"/>
          <w:sz w:val="24"/>
          <w:szCs w:val="24"/>
          <w:lang w:val="en-US"/>
        </w:rPr>
        <w:t>እግዚአብሔር</w:t>
      </w:r>
      <w:r>
        <w:rPr>
          <w:sz w:val="24"/>
          <w:szCs w:val="24"/>
          <w:lang w:val="en-US"/>
        </w:rPr>
        <w:t xml:space="preserve"> አንድ እንደ ሆነ አንተ ታምናለህ፤ </w:t>
      </w:r>
    </w:p>
    <w:p>
      <w:pPr>
        <w:pStyle w:val="style0"/>
        <w:jc w:val="both"/>
        <w:rPr>
          <w:sz w:val="24"/>
          <w:szCs w:val="24"/>
        </w:rPr>
      </w:pPr>
      <w:r>
        <w:rPr>
          <w:sz w:val="24"/>
          <w:szCs w:val="24"/>
          <w:lang w:val="en-US"/>
        </w:rPr>
        <w:tab/>
      </w:r>
      <w:r>
        <w:rPr>
          <w:sz w:val="24"/>
          <w:szCs w:val="24"/>
          <w:lang w:val="en-US"/>
        </w:rPr>
        <w:t>መልካም ታደርጋለህ፤ አጋንንት ደግሞ ያምናሉ ይንቀጠቀጡማል።</w:t>
      </w:r>
    </w:p>
    <w:p>
      <w:pPr>
        <w:pStyle w:val="style0"/>
        <w:jc w:val="both"/>
        <w:rPr>
          <w:sz w:val="24"/>
          <w:szCs w:val="24"/>
        </w:rPr>
      </w:pPr>
      <w:r>
        <w:rPr>
          <w:sz w:val="24"/>
          <w:szCs w:val="24"/>
          <w:lang w:val="en-US"/>
        </w:rPr>
        <w:t>²⁰ አንተ ከንቱ ሰው፥ እምነት ከሥራ ተለይቶ የሞተ መሆኑን ልታውቅ ትወዳለህን?</w:t>
      </w:r>
    </w:p>
    <w:p>
      <w:pPr>
        <w:pStyle w:val="style0"/>
        <w:jc w:val="both"/>
        <w:rPr>
          <w:sz w:val="24"/>
          <w:szCs w:val="24"/>
        </w:rPr>
      </w:pPr>
      <w:r>
        <w:rPr>
          <w:sz w:val="24"/>
          <w:szCs w:val="24"/>
          <w:lang w:val="en-US"/>
        </w:rPr>
        <w:t xml:space="preserve">²¹ አባታችን </w:t>
      </w:r>
      <w:r>
        <w:rPr>
          <w:color w:val="ff0000"/>
          <w:sz w:val="24"/>
          <w:szCs w:val="24"/>
          <w:lang w:val="en-US"/>
        </w:rPr>
        <w:t>አብርሃም</w:t>
      </w:r>
      <w:r>
        <w:rPr>
          <w:sz w:val="24"/>
          <w:szCs w:val="24"/>
          <w:lang w:val="en-US"/>
        </w:rPr>
        <w:t xml:space="preserve"> ልጁን ይስሐቅን በመሠዊያው ባቀረበ ጊዜ በሥራ የጸደቀ አልነበረምን?</w:t>
      </w:r>
    </w:p>
    <w:p>
      <w:pPr>
        <w:pStyle w:val="style0"/>
        <w:jc w:val="both"/>
        <w:rPr>
          <w:sz w:val="24"/>
          <w:szCs w:val="24"/>
        </w:rPr>
      </w:pPr>
      <w:r>
        <w:rPr>
          <w:sz w:val="24"/>
          <w:szCs w:val="24"/>
          <w:lang w:val="en-US"/>
        </w:rPr>
        <w:t>²² እምነት ከሥራው ጋር አብሮ ያደርግ እንደ ነበረ፥ በሥራም እምነት እንደ ተፈጸመ ትመለከታለህን?</w:t>
      </w:r>
    </w:p>
    <w:p>
      <w:pPr>
        <w:pStyle w:val="style0"/>
        <w:jc w:val="both"/>
        <w:rPr>
          <w:sz w:val="24"/>
          <w:szCs w:val="24"/>
        </w:rPr>
      </w:pPr>
      <w:r>
        <w:rPr>
          <w:sz w:val="24"/>
          <w:szCs w:val="24"/>
          <w:lang w:val="en-US"/>
        </w:rPr>
        <w:t xml:space="preserve">²³ መጽሐፍም፦ አብርሃምም </w:t>
      </w:r>
      <w:r>
        <w:rPr>
          <w:color w:val="ff0000"/>
          <w:sz w:val="24"/>
          <w:szCs w:val="24"/>
          <w:lang w:val="en-US"/>
        </w:rPr>
        <w:t>እግዚአብሔርን</w:t>
      </w:r>
      <w:r>
        <w:rPr>
          <w:sz w:val="24"/>
          <w:szCs w:val="24"/>
          <w:lang w:val="en-US"/>
        </w:rPr>
        <w:t xml:space="preserve"> አመነ ጽድቅም ሆኖ ተቈጠረለት ያለው ተፈጸመ፤ </w:t>
      </w:r>
      <w:r>
        <w:rPr>
          <w:color w:val="ff0000"/>
          <w:sz w:val="24"/>
          <w:szCs w:val="24"/>
          <w:lang w:val="en-US"/>
        </w:rPr>
        <w:t>የእግዚአብሔርም</w:t>
      </w:r>
      <w:r>
        <w:rPr>
          <w:sz w:val="24"/>
          <w:szCs w:val="24"/>
          <w:lang w:val="en-US"/>
        </w:rPr>
        <w:t xml:space="preserve"> ወዳጅ ተባለ።</w:t>
      </w:r>
    </w:p>
    <w:p>
      <w:pPr>
        <w:pStyle w:val="style0"/>
        <w:jc w:val="both"/>
        <w:rPr>
          <w:sz w:val="24"/>
          <w:szCs w:val="24"/>
        </w:rPr>
      </w:pPr>
      <w:r>
        <w:rPr>
          <w:sz w:val="24"/>
          <w:szCs w:val="24"/>
          <w:lang w:val="en-US"/>
        </w:rPr>
        <w:t>²⁴ ሰው በእምነት ብቻ ሳይሆን በሥራ እንዲጸድቅ ታያላችሁ።</w:t>
      </w:r>
    </w:p>
    <w:p>
      <w:pPr>
        <w:pStyle w:val="style0"/>
        <w:jc w:val="both"/>
        <w:rPr>
          <w:sz w:val="24"/>
          <w:szCs w:val="24"/>
        </w:rPr>
      </w:pPr>
      <w:r>
        <w:rPr>
          <w:sz w:val="24"/>
          <w:szCs w:val="24"/>
          <w:lang w:val="en-US"/>
        </w:rPr>
        <w:t>²⁵ እንደዚሁም ጋለሞታይቱ ረዓብ ደግሞ መልእክተኞቹን ተቀብላ በሌላ መንገድ በሰደደቻቸው ጊዜ በሥራ አልጸደቀችምን?</w:t>
      </w:r>
    </w:p>
    <w:p>
      <w:pPr>
        <w:pStyle w:val="style0"/>
        <w:jc w:val="both"/>
        <w:rPr>
          <w:sz w:val="24"/>
          <w:szCs w:val="24"/>
        </w:rPr>
      </w:pPr>
      <w:r>
        <w:rPr>
          <w:sz w:val="24"/>
          <w:szCs w:val="24"/>
          <w:lang w:val="en-US"/>
        </w:rPr>
        <w:t>²⁶ ከነፍስ የተለየ ሥጋ የሞተ እንደ ሆነ እንዲሁ ደግሞ ከሥራ የተለየ እምነት የሞተ ነው።</w:t>
      </w:r>
    </w:p>
    <w:p>
      <w:pPr>
        <w:pStyle w:val="style0"/>
        <w:jc w:val="both"/>
        <w:rPr>
          <w:sz w:val="24"/>
          <w:szCs w:val="24"/>
        </w:rPr>
      </w:pPr>
      <w:r>
        <w:rPr>
          <w:sz w:val="24"/>
          <w:szCs w:val="24"/>
          <w:lang w:val="en-US"/>
        </w:rPr>
        <w:tab/>
      </w:r>
      <w:r>
        <w:rPr>
          <w:sz w:val="24"/>
          <w:szCs w:val="24"/>
          <w:lang w:val="en-US"/>
        </w:rPr>
        <w:t xml:space="preserve">ይሄ ነው ትልቁ! ትልቁ! ትልቁ! ነጥብ ይሄ ነው። ማንም ሆናችሁ ማንም! የኢትዮጵያ ተዋህዶ ኦርቶዶክስ እምነትን እከተላለሁ የምትል፣ የተዋህዶ ልጅ ነኝ የምትል፣ እውነተኛ </w:t>
      </w:r>
      <w:r>
        <w:rPr>
          <w:color w:val="ff0000"/>
          <w:sz w:val="24"/>
          <w:szCs w:val="24"/>
          <w:lang w:val="en-US"/>
        </w:rPr>
        <w:t>የእግዚአብሔር</w:t>
      </w:r>
      <w:r>
        <w:rPr>
          <w:sz w:val="24"/>
          <w:szCs w:val="24"/>
          <w:lang w:val="en-US"/>
        </w:rPr>
        <w:t xml:space="preserve"> ልጅ ነኝ የምትል ሁሉ ይህን ቃል ልብ ብለህ እየው! ከነፍስ የተለየ ሥጋ ምንድን ነው? ሬሳ ነው፤ የሞተ ነው አይደለም? አዎ እንዲሁም ደግሞ ከስራ የተለየ እምነት እንደዛው የሞተ ነው። ስም ተሸክመህ ብትዞር ትርጉም የለውም። እኔ ተዋህዶ ነኝ፣ እኔ ክርስቲያን ነኝ፣ እኔ እንዲህ ነኝ በየ መድረኩ ብታወራ፣ ብትለፈልፍ፣ ብትፅፍ፣ ብታወራ ምን ብትል ተግባር ግን ከሌለ የለህም በቦታው ይሄ ነውና ወደ ዳዊት መዝሙር ወደ ህጉ ደሞ እንመለስና ከዛ ቀጥለን እንቀጥል።</w:t>
      </w:r>
    </w:p>
    <w:p>
      <w:pPr>
        <w:pStyle w:val="style0"/>
        <w:jc w:val="both"/>
        <w:rPr>
          <w:sz w:val="24"/>
          <w:szCs w:val="24"/>
        </w:rPr>
      </w:pPr>
    </w:p>
    <w:p>
      <w:pPr>
        <w:pStyle w:val="style0"/>
        <w:jc w:val="both"/>
        <w:rPr>
          <w:sz w:val="24"/>
          <w:szCs w:val="24"/>
        </w:rPr>
      </w:pPr>
      <w:r>
        <w:rPr>
          <w:sz w:val="24"/>
          <w:szCs w:val="24"/>
          <w:lang w:val="en-US"/>
        </w:rPr>
        <w:t>መዝሙር 119</w:t>
      </w:r>
    </w:p>
    <w:p>
      <w:pPr>
        <w:pStyle w:val="style0"/>
        <w:jc w:val="both"/>
        <w:rPr>
          <w:sz w:val="24"/>
          <w:szCs w:val="24"/>
        </w:rPr>
      </w:pPr>
      <w:r>
        <w:rPr>
          <w:sz w:val="24"/>
          <w:szCs w:val="24"/>
          <w:lang w:val="en-US"/>
        </w:rPr>
        <w:t>¯¯¯¯¯¯¯¯¯¯</w:t>
      </w:r>
    </w:p>
    <w:p>
      <w:pPr>
        <w:pStyle w:val="style0"/>
        <w:jc w:val="both"/>
        <w:rPr>
          <w:sz w:val="24"/>
          <w:szCs w:val="24"/>
        </w:rPr>
      </w:pPr>
      <w:r>
        <w:rPr>
          <w:sz w:val="24"/>
          <w:szCs w:val="24"/>
          <w:lang w:val="en-US"/>
        </w:rPr>
        <w:t>² ... ፥ በፍጹም ልብ የሚሹት ምስጉኖች ናቸው፤</w:t>
      </w:r>
    </w:p>
    <w:p>
      <w:pPr>
        <w:pStyle w:val="style0"/>
        <w:jc w:val="both"/>
        <w:rPr>
          <w:sz w:val="24"/>
          <w:szCs w:val="24"/>
        </w:rPr>
      </w:pPr>
      <w:r>
        <w:rPr>
          <w:sz w:val="24"/>
          <w:szCs w:val="24"/>
          <w:lang w:val="en-US"/>
        </w:rPr>
        <w:t>³ ዓመፅንም አያደርጉም፥ በመንገዶቹም ይሄዳሉ።</w:t>
      </w:r>
    </w:p>
    <w:p>
      <w:pPr>
        <w:pStyle w:val="style0"/>
        <w:jc w:val="both"/>
        <w:rPr>
          <w:sz w:val="24"/>
          <w:szCs w:val="24"/>
        </w:rPr>
      </w:pPr>
      <w:r>
        <w:rPr>
          <w:sz w:val="24"/>
          <w:szCs w:val="24"/>
          <w:lang w:val="en-US"/>
        </w:rPr>
        <w:t>⁴ ትእዛዛትህን እጅግ እንጠብቅ ዘንድ አንተ አዘዝህ።</w:t>
      </w:r>
    </w:p>
    <w:p>
      <w:pPr>
        <w:pStyle w:val="style0"/>
        <w:jc w:val="both"/>
        <w:rPr>
          <w:sz w:val="24"/>
          <w:szCs w:val="24"/>
        </w:rPr>
      </w:pPr>
      <w:r>
        <w:rPr>
          <w:sz w:val="24"/>
          <w:szCs w:val="24"/>
          <w:lang w:val="en-US"/>
        </w:rPr>
        <w:t>⁵ ሥርዓትህን ለመጠበቅ መንገዶቼ ይቀኑ ዘንድ እወድድ ነበር።</w:t>
      </w:r>
    </w:p>
    <w:p>
      <w:pPr>
        <w:pStyle w:val="style0"/>
        <w:jc w:val="both"/>
        <w:rPr>
          <w:sz w:val="24"/>
          <w:szCs w:val="24"/>
        </w:rPr>
      </w:pPr>
      <w:r>
        <w:rPr>
          <w:sz w:val="24"/>
          <w:szCs w:val="24"/>
          <w:lang w:val="en-US"/>
        </w:rPr>
        <w:t>⁶ ትእዛዝህን ሁሉ ስመለከት በዚያን ጊዜ አላፍርም።</w:t>
      </w:r>
    </w:p>
    <w:p>
      <w:pPr>
        <w:pStyle w:val="style0"/>
        <w:jc w:val="both"/>
        <w:rPr>
          <w:sz w:val="24"/>
          <w:szCs w:val="24"/>
        </w:rPr>
      </w:pPr>
      <w:r>
        <w:rPr>
          <w:sz w:val="24"/>
          <w:szCs w:val="24"/>
          <w:lang w:val="en-US"/>
        </w:rPr>
        <w:t>⁷ አቤቱ፥ የጽድቅህን ፍርድ ስማር በቅን ልብ አመሰግንሃለሁ።</w:t>
      </w:r>
    </w:p>
    <w:p>
      <w:pPr>
        <w:pStyle w:val="style0"/>
        <w:jc w:val="both"/>
        <w:rPr>
          <w:sz w:val="24"/>
          <w:szCs w:val="24"/>
        </w:rPr>
      </w:pPr>
      <w:r>
        <w:rPr>
          <w:sz w:val="24"/>
          <w:szCs w:val="24"/>
          <w:lang w:val="en-US"/>
        </w:rPr>
        <w:t>⁸ ሥርዓትህን እጠብቃለሁ፤ በፍጹም አትጣለኝ።</w:t>
      </w:r>
    </w:p>
    <w:p>
      <w:pPr>
        <w:pStyle w:val="style0"/>
        <w:jc w:val="both"/>
        <w:rPr>
          <w:sz w:val="24"/>
          <w:szCs w:val="24"/>
        </w:rPr>
      </w:pPr>
      <w:r>
        <w:rPr>
          <w:sz w:val="24"/>
          <w:szCs w:val="24"/>
          <w:lang w:val="en-US"/>
        </w:rPr>
        <w:t xml:space="preserve">ይላል እንግዲህ ህጉን የሚያውቁ ሰዎች በፍጹም የሚሹት ህጉን የሚያውቁ ምስጉኖች ናቸው። አመፅን አያደርጉም እሱ ባዘጋጀው፣ እሱ በነገራቸው፣ እሱ በመከራቸው መንገድ ይሄዳሉ። </w:t>
      </w:r>
      <w:r>
        <w:rPr>
          <w:color w:val="ff0000"/>
          <w:sz w:val="24"/>
          <w:szCs w:val="24"/>
          <w:lang w:val="en-US"/>
        </w:rPr>
        <w:t>እግዚአብሔር</w:t>
      </w:r>
      <w:r>
        <w:rPr>
          <w:sz w:val="24"/>
          <w:szCs w:val="24"/>
          <w:lang w:val="en-US"/>
        </w:rPr>
        <w:t xml:space="preserve"> የመከረውን፣ </w:t>
      </w:r>
      <w:r>
        <w:rPr>
          <w:color w:val="ff0000"/>
          <w:sz w:val="24"/>
          <w:szCs w:val="24"/>
          <w:lang w:val="en-US"/>
        </w:rPr>
        <w:t>እግዚአብሔር</w:t>
      </w:r>
      <w:r>
        <w:rPr>
          <w:sz w:val="24"/>
          <w:szCs w:val="24"/>
          <w:lang w:val="en-US"/>
        </w:rPr>
        <w:t xml:space="preserve"> የተናገረውን፣ </w:t>
      </w:r>
      <w:r>
        <w:rPr>
          <w:color w:val="ff0000"/>
          <w:sz w:val="24"/>
          <w:szCs w:val="24"/>
          <w:lang w:val="en-US"/>
        </w:rPr>
        <w:t>እግዚአብሔር</w:t>
      </w:r>
      <w:r>
        <w:rPr>
          <w:sz w:val="24"/>
          <w:szCs w:val="24"/>
          <w:lang w:val="en-US"/>
        </w:rPr>
        <w:t xml:space="preserve"> የወደደውን መንገድ የሚሄድበት ሰው የተመሰገነ ነው ቃሉ የሚነግረን ይሄንን ነው።</w:t>
      </w:r>
    </w:p>
    <w:p>
      <w:pPr>
        <w:pStyle w:val="style0"/>
        <w:jc w:val="both"/>
        <w:rPr>
          <w:sz w:val="24"/>
          <w:szCs w:val="24"/>
        </w:rPr>
      </w:pPr>
      <w:r>
        <w:rPr>
          <w:sz w:val="24"/>
          <w:szCs w:val="24"/>
          <w:lang w:val="en-US"/>
        </w:rPr>
        <w:t xml:space="preserve">ትዕዛዝህን እጅግ እንጠብቅ ዘንድ አንተ አዘዝህ ነው የሚለው። ዛሬ ያሉ የእምነት ሰዎች በሙሉ በዚህ ዘመን ያለን ትውልዶች በሙሉ ከትዕዛዙ ዉጭ ነው ያለነው። ትዕዛዙን አንጠብቅም፣ ፈቃዱን አንከተልም፣ ምን እንዳዘዘ፣ ምን እንዳስተማረ ያንን ለመፈለግ ፍላጎት የለንም። ስሙን ብቻ ይዘን መጓዝ ነው የምንፈልገው። </w:t>
      </w:r>
      <w:r>
        <w:rPr>
          <w:color w:val="ff0000"/>
          <w:sz w:val="24"/>
          <w:szCs w:val="24"/>
          <w:lang w:val="en-US"/>
        </w:rPr>
        <w:t>እግዚአብሔር</w:t>
      </w:r>
      <w:r>
        <w:rPr>
          <w:sz w:val="24"/>
          <w:szCs w:val="24"/>
          <w:lang w:val="en-US"/>
        </w:rPr>
        <w:t xml:space="preserve"> ግን የፈቀደው ምንድን ነው? ትዕዛዜን ስሙ እኔ ከነገርኋችሁ መንገድ ፈቅ አትበሉ።</w:t>
      </w:r>
    </w:p>
    <w:p>
      <w:pPr>
        <w:pStyle w:val="style0"/>
        <w:jc w:val="both"/>
        <w:rPr>
          <w:sz w:val="24"/>
          <w:szCs w:val="24"/>
        </w:rPr>
      </w:pPr>
    </w:p>
    <w:p>
      <w:pPr>
        <w:pStyle w:val="style0"/>
        <w:jc w:val="both"/>
        <w:rPr>
          <w:sz w:val="24"/>
          <w:szCs w:val="24"/>
        </w:rPr>
      </w:pPr>
      <w:r>
        <w:rPr>
          <w:sz w:val="24"/>
          <w:szCs w:val="24"/>
          <w:lang w:val="en-US"/>
        </w:rPr>
        <w:t>⁵ ሥርዓትህን ለመጠበቅ መንገዶቼ ይቀኑ ዘንድ እወድድ ነበር።</w:t>
      </w:r>
    </w:p>
    <w:p>
      <w:pPr>
        <w:pStyle w:val="style0"/>
        <w:jc w:val="both"/>
        <w:rPr>
          <w:sz w:val="24"/>
          <w:szCs w:val="24"/>
        </w:rPr>
      </w:pPr>
      <w:r>
        <w:rPr>
          <w:sz w:val="24"/>
          <w:szCs w:val="24"/>
          <w:lang w:val="en-US"/>
        </w:rPr>
        <w:t>⁶ ትእዛዝህን ሁሉ ስመለከት በዚያን ጊዜ አላፍርም።</w:t>
      </w:r>
    </w:p>
    <w:p>
      <w:pPr>
        <w:pStyle w:val="style0"/>
        <w:jc w:val="both"/>
        <w:rPr>
          <w:sz w:val="24"/>
          <w:szCs w:val="24"/>
        </w:rPr>
      </w:pPr>
      <w:r>
        <w:rPr>
          <w:sz w:val="24"/>
          <w:szCs w:val="24"/>
          <w:lang w:val="en-US"/>
        </w:rPr>
        <w:tab/>
      </w:r>
      <w:r>
        <w:rPr>
          <w:sz w:val="24"/>
          <w:szCs w:val="24"/>
          <w:lang w:val="en-US"/>
        </w:rPr>
        <w:t xml:space="preserve">መንገዶቹ ሁሉ የሚሳኩለት ሰው እንዲሳኩለት የሚፈልግ ሰው በመጀመሪያ </w:t>
      </w:r>
      <w:r>
        <w:rPr>
          <w:color w:val="ff0000"/>
          <w:sz w:val="24"/>
          <w:szCs w:val="24"/>
          <w:lang w:val="en-US"/>
        </w:rPr>
        <w:t>እግዚአብሔር</w:t>
      </w:r>
      <w:r>
        <w:rPr>
          <w:sz w:val="24"/>
          <w:szCs w:val="24"/>
          <w:lang w:val="en-US"/>
        </w:rPr>
        <w:t xml:space="preserve"> ያዘዘውን ማወው አለበት። ከዛ በኋላ ግን ምንም የሚያሳፍረውና ምንም የሚገጥመው ችግር የለም። መንገዱን ይዟላ!።</w:t>
      </w:r>
    </w:p>
    <w:p>
      <w:pPr>
        <w:pStyle w:val="style0"/>
        <w:jc w:val="both"/>
        <w:rPr>
          <w:sz w:val="24"/>
          <w:szCs w:val="24"/>
        </w:rPr>
      </w:pPr>
      <w:r>
        <w:rPr>
          <w:sz w:val="24"/>
          <w:szCs w:val="24"/>
          <w:lang w:val="en-US"/>
        </w:rPr>
        <w:t>⁷ አቤቱ፥ የጽድቅህን ፍርድ ስማር በቅን ልብ አመሰግንሃለሁ።</w:t>
      </w:r>
    </w:p>
    <w:p>
      <w:pPr>
        <w:pStyle w:val="style0"/>
        <w:jc w:val="both"/>
        <w:rPr>
          <w:sz w:val="24"/>
          <w:szCs w:val="24"/>
        </w:rPr>
      </w:pPr>
      <w:r>
        <w:rPr>
          <w:sz w:val="24"/>
          <w:szCs w:val="24"/>
          <w:lang w:val="en-US"/>
        </w:rPr>
        <w:tab/>
      </w:r>
      <w:r>
        <w:rPr>
          <w:sz w:val="24"/>
          <w:szCs w:val="24"/>
          <w:lang w:val="en-US"/>
        </w:rPr>
        <w:t xml:space="preserve"> አዎ </w:t>
      </w:r>
      <w:r>
        <w:rPr>
          <w:color w:val="ff0000"/>
          <w:sz w:val="24"/>
          <w:szCs w:val="24"/>
          <w:lang w:val="en-US"/>
        </w:rPr>
        <w:t>እግዚአብሔርን</w:t>
      </w:r>
      <w:r>
        <w:rPr>
          <w:sz w:val="24"/>
          <w:szCs w:val="24"/>
          <w:lang w:val="en-US"/>
        </w:rPr>
        <w:t xml:space="preserve"> በሙላተ በፍቅር የተረዳ ሰው፣ ትዕዛዙን በልቡ የሰወረ ሰው፣ </w:t>
      </w:r>
      <w:r>
        <w:rPr>
          <w:color w:val="ff0000"/>
          <w:sz w:val="24"/>
          <w:szCs w:val="24"/>
          <w:lang w:val="en-US"/>
        </w:rPr>
        <w:t>ከእግዚአብሔር</w:t>
      </w:r>
      <w:r>
        <w:rPr>
          <w:sz w:val="24"/>
          <w:szCs w:val="24"/>
          <w:lang w:val="en-US"/>
        </w:rPr>
        <w:t xml:space="preserve"> ጋር የተጣበቀ ሰው ከልብ ነው </w:t>
      </w:r>
      <w:r>
        <w:rPr>
          <w:color w:val="ff0000"/>
          <w:sz w:val="24"/>
          <w:szCs w:val="24"/>
          <w:lang w:val="en-US"/>
        </w:rPr>
        <w:t>እግዚአብሔርን</w:t>
      </w:r>
      <w:r>
        <w:rPr>
          <w:sz w:val="24"/>
          <w:szCs w:val="24"/>
          <w:lang w:val="en-US"/>
        </w:rPr>
        <w:t xml:space="preserve"> የሚያመሰግነው። ለምን? ከሁሉ ነገር ተጠብቆ የጠየቀው ሆኖለት </w:t>
      </w:r>
      <w:r>
        <w:rPr>
          <w:color w:val="ff0000"/>
          <w:sz w:val="24"/>
          <w:szCs w:val="24"/>
          <w:lang w:val="en-US"/>
        </w:rPr>
        <w:t>እግዚአብሔር</w:t>
      </w:r>
      <w:r>
        <w:rPr>
          <w:sz w:val="24"/>
          <w:szCs w:val="24"/>
          <w:lang w:val="en-US"/>
        </w:rPr>
        <w:t xml:space="preserve"> ዘወትር እየባረከው እየተደሰተ ከሚመጡበት ታላላቅ ጠላት ከሚያነደው ፈተና ሁሉ እየጠበቀው አባትነቱን በግልፅ እያየው ይኖራል። </w:t>
      </w:r>
      <w:r>
        <w:rPr>
          <w:color w:val="ff0000"/>
          <w:sz w:val="24"/>
          <w:szCs w:val="24"/>
          <w:lang w:val="en-US"/>
        </w:rPr>
        <w:t>የእግዚአብሔርን</w:t>
      </w:r>
      <w:r>
        <w:rPr>
          <w:sz w:val="24"/>
          <w:szCs w:val="24"/>
          <w:lang w:val="en-US"/>
        </w:rPr>
        <w:t xml:space="preserve"> ህግ ጠብቋልና </w:t>
      </w:r>
      <w:r>
        <w:rPr>
          <w:color w:val="ff0000"/>
          <w:sz w:val="24"/>
          <w:szCs w:val="24"/>
          <w:lang w:val="en-US"/>
        </w:rPr>
        <w:t>የእግዚአብሔርን</w:t>
      </w:r>
      <w:r>
        <w:rPr>
          <w:sz w:val="24"/>
          <w:szCs w:val="24"/>
          <w:lang w:val="en-US"/>
        </w:rPr>
        <w:t xml:space="preserve"> ፈቃድ ፈጽሟልና </w:t>
      </w:r>
      <w:r>
        <w:rPr>
          <w:color w:val="ff0000"/>
          <w:sz w:val="24"/>
          <w:szCs w:val="24"/>
          <w:lang w:val="en-US"/>
        </w:rPr>
        <w:t>ድንግል</w:t>
      </w:r>
      <w:r>
        <w:rPr>
          <w:sz w:val="24"/>
          <w:szCs w:val="24"/>
          <w:lang w:val="en-US"/>
        </w:rPr>
        <w:t xml:space="preserve"> ትወደዋለች። ምክንያቱም የልጀን ትዕዛዝ ፈፅም ነው ያለችው። እኛ ደግሞ የልጇን ትዕዛዝ ስንፈጽም እሷ ደግሞ በፍፁም እናታችን ሆና በኛ ደስ ብሏት የምንሻውን ሁሉ ታደርጋለች።</w:t>
      </w:r>
    </w:p>
    <w:p>
      <w:pPr>
        <w:pStyle w:val="style0"/>
        <w:jc w:val="both"/>
        <w:rPr>
          <w:sz w:val="24"/>
          <w:szCs w:val="24"/>
        </w:rPr>
      </w:pPr>
      <w:r>
        <w:rPr>
          <w:sz w:val="24"/>
          <w:szCs w:val="24"/>
          <w:lang w:val="en-US"/>
        </w:rPr>
        <w:tab/>
      </w:r>
      <w:r>
        <w:rPr>
          <w:sz w:val="24"/>
          <w:szCs w:val="24"/>
          <w:lang w:val="en-US"/>
        </w:rPr>
        <w:t xml:space="preserve"> ይቀጥላል ቃሉ።</w:t>
      </w:r>
    </w:p>
    <w:p>
      <w:pPr>
        <w:pStyle w:val="style0"/>
        <w:jc w:val="both"/>
        <w:rPr>
          <w:sz w:val="24"/>
          <w:szCs w:val="24"/>
        </w:rPr>
      </w:pPr>
      <w:r>
        <w:rPr>
          <w:sz w:val="24"/>
          <w:szCs w:val="24"/>
          <w:lang w:val="en-US"/>
        </w:rPr>
        <w:tab/>
      </w:r>
      <w:r>
        <w:rPr>
          <w:sz w:val="24"/>
          <w:szCs w:val="24"/>
          <w:lang w:val="en-US"/>
        </w:rPr>
        <w:t xml:space="preserve"> </w:t>
      </w:r>
    </w:p>
    <w:p>
      <w:pPr>
        <w:pStyle w:val="style0"/>
        <w:jc w:val="both"/>
        <w:rPr>
          <w:sz w:val="24"/>
          <w:szCs w:val="24"/>
        </w:rPr>
      </w:pPr>
      <w:r>
        <w:rPr>
          <w:sz w:val="24"/>
          <w:szCs w:val="24"/>
          <w:lang w:val="en-US"/>
        </w:rPr>
        <w:t>⁹ ጕልማሳ መንገዱን በምን ያነጻል?</w:t>
      </w:r>
    </w:p>
    <w:p>
      <w:pPr>
        <w:pStyle w:val="style0"/>
        <w:jc w:val="both"/>
        <w:rPr>
          <w:sz w:val="24"/>
          <w:szCs w:val="24"/>
        </w:rPr>
      </w:pPr>
      <w:r>
        <w:rPr>
          <w:sz w:val="24"/>
          <w:szCs w:val="24"/>
          <w:lang w:val="en-US"/>
        </w:rPr>
        <w:tab/>
      </w:r>
      <w:r>
        <w:rPr>
          <w:sz w:val="24"/>
          <w:szCs w:val="24"/>
          <w:lang w:val="en-US"/>
        </w:rPr>
        <w:t>ጎልማሳ መንገዱን በምን ያንጻል?</w:t>
      </w:r>
    </w:p>
    <w:p>
      <w:pPr>
        <w:pStyle w:val="style0"/>
        <w:jc w:val="both"/>
        <w:rPr>
          <w:sz w:val="24"/>
          <w:szCs w:val="24"/>
        </w:rPr>
      </w:pPr>
      <w:r>
        <w:rPr>
          <w:sz w:val="24"/>
          <w:szCs w:val="24"/>
          <w:lang w:val="en-US"/>
        </w:rPr>
        <w:t>ቃልህን በመጠበቅ ነው።</w:t>
      </w:r>
    </w:p>
    <w:p>
      <w:pPr>
        <w:pStyle w:val="style0"/>
        <w:jc w:val="both"/>
        <w:rPr>
          <w:sz w:val="24"/>
          <w:szCs w:val="24"/>
        </w:rPr>
      </w:pPr>
      <w:r>
        <w:rPr>
          <w:sz w:val="24"/>
          <w:szCs w:val="24"/>
          <w:lang w:val="en-US"/>
        </w:rPr>
        <w:tab/>
      </w:r>
      <w:r>
        <w:rPr>
          <w:sz w:val="24"/>
          <w:szCs w:val="24"/>
          <w:lang w:val="en-US"/>
        </w:rPr>
        <w:t xml:space="preserve">ይለናን ጎልማሳ መንገዱን በምን ያንጻል? ቃሉን በመጠበቅ። </w:t>
      </w:r>
      <w:r>
        <w:rPr>
          <w:color w:val="ff0000"/>
          <w:sz w:val="24"/>
          <w:szCs w:val="24"/>
          <w:lang w:val="en-US"/>
        </w:rPr>
        <w:t>የእግዚአብሔርን</w:t>
      </w:r>
      <w:r>
        <w:rPr>
          <w:sz w:val="24"/>
          <w:szCs w:val="24"/>
          <w:lang w:val="en-US"/>
        </w:rPr>
        <w:t xml:space="preserve"> ቃል በመጠበቅ </w:t>
      </w:r>
      <w:r>
        <w:rPr>
          <w:color w:val="ff0000"/>
          <w:sz w:val="24"/>
          <w:szCs w:val="24"/>
          <w:lang w:val="en-US"/>
        </w:rPr>
        <w:t>የእግዚአብሔርን</w:t>
      </w:r>
      <w:r>
        <w:rPr>
          <w:sz w:val="24"/>
          <w:szCs w:val="24"/>
          <w:lang w:val="en-US"/>
        </w:rPr>
        <w:t xml:space="preserve"> ቃል ሳይጠብቁ መንገድ አይቃናም ሃሳብ አይሳካም ጉዞም አይሰምርም ህይወትም አይጣፍጥም። በዚህ ምድር ላይ ስንኖር ህይወት እንኳ መልክ ኖሯት ጣፍጣን ልጆቻችንን ሁሉ መሰረት አስጨብጠን እኛም ኖረንባት </w:t>
      </w:r>
      <w:r>
        <w:rPr>
          <w:color w:val="ff0000"/>
          <w:sz w:val="24"/>
          <w:szCs w:val="24"/>
          <w:lang w:val="en-US"/>
        </w:rPr>
        <w:t>እግዚአብሔርንም</w:t>
      </w:r>
      <w:r>
        <w:rPr>
          <w:sz w:val="24"/>
          <w:szCs w:val="24"/>
          <w:lang w:val="en-US"/>
        </w:rPr>
        <w:t xml:space="preserve"> በህይወታችን አክብረን ደስ ተሰኝተን እንድናልፍ በምንድን ነው የሚሆነው? ቃሉን በመጠበቅ ብቻ ነው። ቃሉን ደሞ የምንጠብቀው እንዴት ነው? ትክክሉን ስናውቅ ነው የሱን ፈቃድ ስናውቅ ነው። ፈቃዱን ካላወቅን ግን ምን ብለ ነው የምንጠብቀው የዘልማድና የተልምዶ ጉዞ ወደ ህይወት ጎዳና አይወስድም። ይሄ ትልቁ ልናስተውል የሚገባን ልናውቅም የሚገባን አካሄድ ነው።</w:t>
      </w:r>
    </w:p>
    <w:p>
      <w:pPr>
        <w:pStyle w:val="style0"/>
        <w:jc w:val="both"/>
        <w:rPr>
          <w:sz w:val="24"/>
          <w:szCs w:val="24"/>
        </w:rPr>
      </w:pPr>
      <w:r>
        <w:rPr>
          <w:sz w:val="24"/>
          <w:szCs w:val="24"/>
          <w:lang w:val="en-US"/>
        </w:rPr>
        <w:tab/>
      </w:r>
    </w:p>
    <w:p>
      <w:pPr>
        <w:pStyle w:val="style0"/>
        <w:jc w:val="both"/>
        <w:rPr>
          <w:sz w:val="24"/>
          <w:szCs w:val="24"/>
        </w:rPr>
      </w:pPr>
      <w:r>
        <w:rPr>
          <w:sz w:val="24"/>
          <w:szCs w:val="24"/>
          <w:lang w:val="en-US"/>
        </w:rPr>
        <w:t>¹⁰ በፍጹም ልቤ ፈለግሁህ፥ ከትእዛዝህ አታርቀኝ።</w:t>
      </w:r>
    </w:p>
    <w:p>
      <w:pPr>
        <w:pStyle w:val="style0"/>
        <w:jc w:val="both"/>
        <w:rPr>
          <w:sz w:val="24"/>
          <w:szCs w:val="24"/>
        </w:rPr>
      </w:pPr>
      <w:r>
        <w:rPr>
          <w:sz w:val="24"/>
          <w:szCs w:val="24"/>
          <w:lang w:val="en-US"/>
        </w:rPr>
        <w:t>¹¹ አንተን እንዳልበድል፥ ቃልህን በልቤ ሰወርሁ።</w:t>
      </w:r>
    </w:p>
    <w:p>
      <w:pPr>
        <w:pStyle w:val="style0"/>
        <w:jc w:val="both"/>
        <w:rPr>
          <w:sz w:val="24"/>
          <w:szCs w:val="24"/>
        </w:rPr>
      </w:pPr>
      <w:r>
        <w:rPr>
          <w:sz w:val="24"/>
          <w:szCs w:val="24"/>
          <w:lang w:val="en-US"/>
        </w:rPr>
        <w:t>¹² አቤቱ፥ አንተ ቡሩክ ነህ፤ ሥርዓትህን አስተምረኝ።</w:t>
      </w:r>
    </w:p>
    <w:p>
      <w:pPr>
        <w:pStyle w:val="style0"/>
        <w:jc w:val="both"/>
        <w:rPr>
          <w:sz w:val="24"/>
          <w:szCs w:val="24"/>
        </w:rPr>
      </w:pPr>
      <w:r>
        <w:rPr>
          <w:sz w:val="24"/>
          <w:szCs w:val="24"/>
          <w:lang w:val="en-US"/>
        </w:rPr>
        <w:tab/>
      </w:r>
      <w:r>
        <w:rPr>
          <w:sz w:val="24"/>
          <w:szCs w:val="24"/>
          <w:lang w:val="en-US"/>
        </w:rPr>
        <w:t xml:space="preserve">ልብ በሉ እንግዲህ ዳዊት ንጉስ ዳዊት </w:t>
      </w:r>
      <w:r>
        <w:rPr>
          <w:color w:val="ff0000"/>
          <w:sz w:val="24"/>
          <w:szCs w:val="24"/>
          <w:lang w:val="en-US"/>
        </w:rPr>
        <w:t>እግዚአብሔርን</w:t>
      </w:r>
      <w:r>
        <w:rPr>
          <w:sz w:val="24"/>
          <w:szCs w:val="24"/>
          <w:lang w:val="en-US"/>
        </w:rPr>
        <w:t xml:space="preserve"> እንዴት ይፈልግ እንደነበረ ሥርዓትህን አስተምረኝ ቃልህን በልቤ ሰወርሁ።</w:t>
      </w:r>
    </w:p>
    <w:p>
      <w:pPr>
        <w:pStyle w:val="style0"/>
        <w:jc w:val="both"/>
        <w:rPr>
          <w:sz w:val="24"/>
          <w:szCs w:val="24"/>
        </w:rPr>
      </w:pPr>
      <w:r>
        <w:rPr>
          <w:sz w:val="24"/>
          <w:szCs w:val="24"/>
          <w:lang w:val="en-US"/>
        </w:rPr>
        <w:t>¹³ የአፍህን ፍርድ ሁሉ በከንፈሬ ነገርሁ።</w:t>
      </w:r>
    </w:p>
    <w:p>
      <w:pPr>
        <w:pStyle w:val="style0"/>
        <w:jc w:val="both"/>
        <w:rPr>
          <w:sz w:val="24"/>
          <w:szCs w:val="24"/>
        </w:rPr>
      </w:pPr>
      <w:r>
        <w:rPr>
          <w:sz w:val="24"/>
          <w:szCs w:val="24"/>
          <w:lang w:val="en-US"/>
        </w:rPr>
        <w:tab/>
      </w:r>
      <w:r>
        <w:rPr>
          <w:sz w:val="24"/>
          <w:szCs w:val="24"/>
          <w:lang w:val="en-US"/>
        </w:rPr>
        <w:t xml:space="preserve">ልክ ዛሬ ወገኖቼ እኛ የእዚአብሔርን ፍርድ ለአለም ሁሉ አነገርን አይደል! ፈቃዱን እየነገርን አይደለ! እንዳልኳችሁ እጣ ደርሶብን ፈቃደ </w:t>
      </w:r>
      <w:r>
        <w:rPr>
          <w:color w:val="ff0000"/>
          <w:sz w:val="24"/>
          <w:szCs w:val="24"/>
          <w:lang w:val="en-US"/>
        </w:rPr>
        <w:t>እግዚአብሔርን</w:t>
      </w:r>
      <w:r>
        <w:rPr>
          <w:sz w:val="24"/>
          <w:szCs w:val="24"/>
          <w:lang w:val="en-US"/>
        </w:rPr>
        <w:t xml:space="preserve"> እንድንናገር ታዘን የአፉን ፍርድ ለመላው አለም አልነገርንም? አዎ በከንፈራችን ነገርን እኮ።</w:t>
      </w:r>
    </w:p>
    <w:p>
      <w:pPr>
        <w:pStyle w:val="style0"/>
        <w:jc w:val="both"/>
        <w:rPr>
          <w:sz w:val="24"/>
          <w:szCs w:val="24"/>
        </w:rPr>
      </w:pPr>
      <w:r>
        <w:rPr>
          <w:sz w:val="24"/>
          <w:szCs w:val="24"/>
          <w:lang w:val="en-US"/>
        </w:rPr>
        <w:t>¹⁴ እንደ ብልጥግና ሁሉ በምስክርህ መንገድ ደስ አለኝ።</w:t>
      </w:r>
    </w:p>
    <w:p>
      <w:pPr>
        <w:pStyle w:val="style0"/>
        <w:jc w:val="both"/>
        <w:rPr>
          <w:sz w:val="24"/>
          <w:szCs w:val="24"/>
        </w:rPr>
      </w:pPr>
      <w:r>
        <w:rPr>
          <w:sz w:val="24"/>
          <w:szCs w:val="24"/>
          <w:lang w:val="en-US"/>
        </w:rPr>
        <w:tab/>
      </w:r>
      <w:r>
        <w:rPr>
          <w:sz w:val="24"/>
          <w:szCs w:val="24"/>
          <w:lang w:val="en-US"/>
        </w:rPr>
        <w:t>አያችሁ ሰው ሲበለፅግ ደስ ይለው የለ! አሁን ከፍ ሲል ሃብት ክብር ምን ከፍ ከፍ ሲል ደስ ይለዋል። ያ! ያ! ተውት በስጋ የሚሆን ነው። በምስክሩ መንገድ የሚሄድ ሰው ግን ከዛ በላው ደስ ይለዋል።</w:t>
      </w:r>
    </w:p>
    <w:p>
      <w:pPr>
        <w:pStyle w:val="style0"/>
        <w:jc w:val="both"/>
        <w:rPr>
          <w:sz w:val="24"/>
          <w:szCs w:val="24"/>
        </w:rPr>
      </w:pPr>
      <w:r>
        <w:rPr>
          <w:sz w:val="24"/>
          <w:szCs w:val="24"/>
          <w:lang w:val="en-US"/>
        </w:rPr>
        <w:t>¹⁵ ትእዛዝህን አሰላስላለሁ፥</w:t>
      </w:r>
    </w:p>
    <w:p>
      <w:pPr>
        <w:pStyle w:val="style0"/>
        <w:jc w:val="both"/>
        <w:rPr>
          <w:sz w:val="24"/>
          <w:szCs w:val="24"/>
        </w:rPr>
      </w:pPr>
      <w:r>
        <w:rPr>
          <w:sz w:val="24"/>
          <w:szCs w:val="24"/>
          <w:lang w:val="en-US"/>
        </w:rPr>
        <w:tab/>
      </w:r>
      <w:r>
        <w:rPr>
          <w:sz w:val="24"/>
          <w:szCs w:val="24"/>
          <w:lang w:val="en-US"/>
        </w:rPr>
        <w:t xml:space="preserve">ትዕዛዝህን አሰላሰልሁ፥ ስንማር ስንረዳ ስናውቅ የሃይማኖታችንን መሰረት ተዋህዶን ጠንቅቀን ስናውቅ የታዘዘውን ትዕዛዝ ጠንቅቀን ስናውቅ ያን ዘወትር በህሊናችን ስናሰላስል በመንገ እየሄድን ማለት ነው። ትእዛዙን ስናውቅ የማይፈልገው እናውቃለን እንዲሄድበት የሚፈልገውንም እናውቃለን። </w:t>
      </w:r>
    </w:p>
    <w:p>
      <w:pPr>
        <w:pStyle w:val="style0"/>
        <w:jc w:val="both"/>
        <w:rPr>
          <w:sz w:val="24"/>
          <w:szCs w:val="24"/>
        </w:rPr>
      </w:pPr>
      <w:r>
        <w:rPr>
          <w:sz w:val="24"/>
          <w:szCs w:val="24"/>
          <w:lang w:val="en-US"/>
        </w:rPr>
        <w:t>መንገድህንም እፈልጋለሁ።</w:t>
      </w:r>
    </w:p>
    <w:p>
      <w:pPr>
        <w:pStyle w:val="style0"/>
        <w:jc w:val="both"/>
        <w:rPr>
          <w:sz w:val="24"/>
          <w:szCs w:val="24"/>
        </w:rPr>
      </w:pPr>
      <w:r>
        <w:rPr>
          <w:sz w:val="24"/>
          <w:szCs w:val="24"/>
          <w:lang w:val="en-US"/>
        </w:rPr>
        <w:t>¹⁶ በትእዛዝህ ደስ ይለኛል፤ ቃልህንም አልረሳም።</w:t>
      </w:r>
    </w:p>
    <w:p>
      <w:pPr>
        <w:pStyle w:val="style0"/>
        <w:jc w:val="both"/>
        <w:rPr>
          <w:sz w:val="24"/>
          <w:szCs w:val="24"/>
        </w:rPr>
      </w:pPr>
      <w:r>
        <w:rPr>
          <w:sz w:val="24"/>
          <w:szCs w:val="24"/>
          <w:lang w:val="en-US"/>
        </w:rPr>
        <w:t>¹⁷ ለባሪያህ መልካም አድርግ ሕያው እንድሆን፥ ቃልህንም እንድጠብቅ።</w:t>
      </w:r>
    </w:p>
    <w:p>
      <w:pPr>
        <w:pStyle w:val="style0"/>
        <w:jc w:val="both"/>
        <w:rPr>
          <w:sz w:val="24"/>
          <w:szCs w:val="24"/>
        </w:rPr>
      </w:pPr>
      <w:r>
        <w:rPr>
          <w:sz w:val="24"/>
          <w:szCs w:val="24"/>
          <w:lang w:val="en-US"/>
        </w:rPr>
        <w:t>¹⁸ ዓይኖቼን ክፈት፥ ከሕግህም ተኣምራትህን አያለሁ።</w:t>
      </w:r>
    </w:p>
    <w:p>
      <w:pPr>
        <w:pStyle w:val="style0"/>
        <w:jc w:val="both"/>
        <w:rPr>
          <w:sz w:val="24"/>
          <w:szCs w:val="24"/>
        </w:rPr>
      </w:pPr>
      <w:r>
        <w:rPr>
          <w:sz w:val="24"/>
          <w:szCs w:val="24"/>
          <w:lang w:val="en-US"/>
        </w:rPr>
        <w:tab/>
      </w:r>
      <w:r>
        <w:rPr>
          <w:sz w:val="24"/>
          <w:szCs w:val="24"/>
          <w:lang w:val="en-US"/>
        </w:rPr>
        <w:t>ልብ ብላችሁ ይሄ ዳዊት ይሄንን ሁሉ ብልፅግናና ሃብት ክብር መንፈሳዊ ብቃት እንዲደርስ የረዳው ምንድን ነው? የምንጠይቀውን ደሞ ማወቅ አለብን የምንለምነው ሁሉ ማወቅ አለብን! ምን ብሎ ይለምን ነበር ምን ብሎ ይጠይቅ ነበር? ይህ ለኛ ምሳሌ እንዲሆነን እኮ ነው። ህያው እንድሆን ቃሎችህን እንድጠብቅ አይኖቼን ክፈት።  ከህግህም ታምራትን አያለሁ።</w:t>
      </w:r>
    </w:p>
    <w:p>
      <w:pPr>
        <w:pStyle w:val="style0"/>
        <w:jc w:val="both"/>
        <w:rPr>
          <w:sz w:val="24"/>
          <w:szCs w:val="24"/>
        </w:rPr>
      </w:pPr>
      <w:r>
        <w:rPr>
          <w:sz w:val="24"/>
          <w:szCs w:val="24"/>
          <w:lang w:val="en-US"/>
        </w:rPr>
        <w:t>¹⁹ እኔ በምድር እንግዳ ነኝ፤ ትእዛዛትህን ከእኔ አትሰውር።</w:t>
      </w:r>
    </w:p>
    <w:p>
      <w:pPr>
        <w:pStyle w:val="style0"/>
        <w:jc w:val="both"/>
        <w:rPr>
          <w:sz w:val="24"/>
          <w:szCs w:val="24"/>
        </w:rPr>
      </w:pPr>
      <w:r>
        <w:rPr>
          <w:sz w:val="24"/>
          <w:szCs w:val="24"/>
          <w:lang w:val="en-US"/>
        </w:rPr>
        <w:tab/>
      </w:r>
      <w:r>
        <w:rPr>
          <w:sz w:val="24"/>
          <w:szCs w:val="24"/>
          <w:lang w:val="en-US"/>
        </w:rPr>
        <w:t xml:space="preserve">አዎ </w:t>
      </w:r>
      <w:r>
        <w:rPr>
          <w:color w:val="ff0000"/>
          <w:sz w:val="24"/>
          <w:szCs w:val="24"/>
          <w:lang w:val="en-US"/>
        </w:rPr>
        <w:t>እግዚአብሔር</w:t>
      </w:r>
      <w:r>
        <w:rPr>
          <w:sz w:val="24"/>
          <w:szCs w:val="24"/>
          <w:lang w:val="en-US"/>
        </w:rPr>
        <w:t xml:space="preserve"> ትእዛዙን የሰወረበት ሰው ትእዛዙን የነፈገው ሰው </w:t>
      </w:r>
      <w:r>
        <w:rPr>
          <w:color w:val="ff0000"/>
          <w:sz w:val="24"/>
          <w:szCs w:val="24"/>
          <w:lang w:val="en-US"/>
        </w:rPr>
        <w:t>እግዚአብሔር</w:t>
      </w:r>
      <w:r>
        <w:rPr>
          <w:sz w:val="24"/>
          <w:szCs w:val="24"/>
          <w:lang w:val="en-US"/>
        </w:rPr>
        <w:t xml:space="preserve"> ያልፈቀደው ሰው እውነቴን ነአ እጅግ የተጎዳ ሰው ነው።</w:t>
      </w:r>
    </w:p>
    <w:p>
      <w:pPr>
        <w:pStyle w:val="style0"/>
        <w:jc w:val="both"/>
        <w:rPr>
          <w:sz w:val="24"/>
          <w:szCs w:val="24"/>
        </w:rPr>
      </w:pPr>
      <w:r>
        <w:rPr>
          <w:sz w:val="24"/>
          <w:szCs w:val="24"/>
          <w:lang w:val="en-US"/>
        </w:rPr>
        <w:t>²⁰ ነፍሴ ሁልጊዜ ፍርድህን እጅግ ናፈቀች።</w:t>
      </w:r>
    </w:p>
    <w:p>
      <w:pPr>
        <w:pStyle w:val="style0"/>
        <w:jc w:val="both"/>
        <w:rPr>
          <w:sz w:val="24"/>
          <w:szCs w:val="24"/>
        </w:rPr>
      </w:pPr>
      <w:r>
        <w:rPr>
          <w:sz w:val="24"/>
          <w:szCs w:val="24"/>
          <w:lang w:val="en-US"/>
        </w:rPr>
        <w:tab/>
      </w:r>
      <w:r>
        <w:rPr>
          <w:sz w:val="24"/>
          <w:szCs w:val="24"/>
          <w:lang w:val="en-US"/>
        </w:rPr>
        <w:t xml:space="preserve">ይህ በውኑ በኛ ህይወት አልሆነም? ፍርዱን አልናፈቃችሁም? </w:t>
      </w:r>
      <w:r>
        <w:rPr>
          <w:color w:val="ff0000"/>
          <w:sz w:val="24"/>
          <w:szCs w:val="24"/>
          <w:lang w:val="en-US"/>
        </w:rPr>
        <w:t>እግዚአብሔር</w:t>
      </w:r>
      <w:r>
        <w:rPr>
          <w:sz w:val="24"/>
          <w:szCs w:val="24"/>
          <w:lang w:val="en-US"/>
        </w:rPr>
        <w:t xml:space="preserve"> በዚህ ክፉ ዘመን በዚህ ጠማማ ትውልድ በበለፀገበት ዘመን ምድሪቱን በሸፈነበት ዘመን </w:t>
      </w:r>
      <w:r>
        <w:rPr>
          <w:color w:val="ff0000"/>
          <w:sz w:val="24"/>
          <w:szCs w:val="24"/>
          <w:lang w:val="en-US"/>
        </w:rPr>
        <w:t>ከእግዚአብሔር</w:t>
      </w:r>
      <w:r>
        <w:rPr>
          <w:sz w:val="24"/>
          <w:szCs w:val="24"/>
          <w:lang w:val="en-US"/>
        </w:rPr>
        <w:t xml:space="preserve"> ሆናችሁ </w:t>
      </w:r>
      <w:r>
        <w:rPr>
          <w:color w:val="ff0000"/>
          <w:sz w:val="24"/>
          <w:szCs w:val="24"/>
          <w:lang w:val="en-US"/>
        </w:rPr>
        <w:t>እግዚአብሔርን</w:t>
      </w:r>
      <w:r>
        <w:rPr>
          <w:sz w:val="24"/>
          <w:szCs w:val="24"/>
          <w:lang w:val="en-US"/>
        </w:rPr>
        <w:t xml:space="preserve"> በመናፈቅ የሱን ቅን ፍርዱን አልናፈቃችሁም? በጣም! መልካም ሰው በትክክል የሚሄድ ሰው </w:t>
      </w:r>
      <w:r>
        <w:rPr>
          <w:color w:val="ff0000"/>
          <w:sz w:val="24"/>
          <w:szCs w:val="24"/>
          <w:lang w:val="en-US"/>
        </w:rPr>
        <w:t>ከእግዚአብሔር</w:t>
      </w:r>
      <w:r>
        <w:rPr>
          <w:sz w:val="24"/>
          <w:szCs w:val="24"/>
          <w:lang w:val="en-US"/>
        </w:rPr>
        <w:t xml:space="preserve"> ፍርድን ይናፍቃል። ነፍሴ ሁልጊዜ ፍርድህን እጅግ ናፈቀች።</w:t>
      </w:r>
    </w:p>
    <w:p>
      <w:pPr>
        <w:pStyle w:val="style0"/>
        <w:jc w:val="both"/>
        <w:rPr>
          <w:sz w:val="24"/>
          <w:szCs w:val="24"/>
        </w:rPr>
      </w:pPr>
      <w:r>
        <w:rPr>
          <w:sz w:val="24"/>
          <w:szCs w:val="24"/>
          <w:lang w:val="en-US"/>
        </w:rPr>
        <w:t>²¹ ከትእዛዛትህ የሳቱትን ትዕቢተኞችንና ርጉማንን ዘለፍህ።</w:t>
      </w:r>
    </w:p>
    <w:p>
      <w:pPr>
        <w:pStyle w:val="style0"/>
        <w:jc w:val="both"/>
        <w:rPr>
          <w:sz w:val="24"/>
          <w:szCs w:val="24"/>
        </w:rPr>
      </w:pPr>
      <w:r>
        <w:rPr>
          <w:sz w:val="24"/>
          <w:szCs w:val="24"/>
          <w:lang w:val="en-US"/>
        </w:rPr>
        <w:tab/>
      </w:r>
      <w:r>
        <w:rPr>
          <w:sz w:val="24"/>
          <w:szCs w:val="24"/>
          <w:lang w:val="en-US"/>
        </w:rPr>
        <w:t>አያችሁ ትእዛዛትህ የሳቱትን ትዕቢተኞችንና ርጉማንን ዘለፍህ። አዎ ሚጠብቃቸው ይሄንን ነው የሳቱቱን የማይሰሙትን ቢወቀሱ የማይሰሙትን ቢነገሩ የማይሰሙትን በትእቢት የበለፀጉትን ርጉማንን ተረግመዋል ብሎ አልተዋቸውም ዘለፋቸው፣ ይቀጣቸዋል፣ ይገስፃቸዋል በብዙ መንገድ በመቅሰፍትም በምንም ይመታሉ።</w:t>
      </w:r>
    </w:p>
    <w:p>
      <w:pPr>
        <w:pStyle w:val="style0"/>
        <w:jc w:val="both"/>
        <w:rPr>
          <w:sz w:val="24"/>
          <w:szCs w:val="24"/>
        </w:rPr>
      </w:pPr>
      <w:r>
        <w:rPr>
          <w:sz w:val="24"/>
          <w:szCs w:val="24"/>
          <w:lang w:val="en-US"/>
        </w:rPr>
        <w:t>²² ምስክርህን ፈልጌአለሁና ስድብንና ነውርን ከእኔ አርቅ።</w:t>
      </w:r>
    </w:p>
    <w:p>
      <w:pPr>
        <w:pStyle w:val="style0"/>
        <w:jc w:val="both"/>
        <w:rPr>
          <w:sz w:val="24"/>
          <w:szCs w:val="24"/>
        </w:rPr>
      </w:pPr>
      <w:r>
        <w:rPr>
          <w:sz w:val="24"/>
          <w:szCs w:val="24"/>
          <w:lang w:val="en-US"/>
        </w:rPr>
        <w:tab/>
      </w:r>
      <w:r>
        <w:rPr>
          <w:sz w:val="24"/>
          <w:szCs w:val="24"/>
          <w:lang w:val="en-US"/>
        </w:rPr>
        <w:t>ይሄ እኛም የምንመኘው ነው ወገኖቼ። እኛ ምስክሩን እየፈለግን ነው ፍርዱን እየፈለግን ነው ዛሬ ግን ምን ተብለን እንደምንሰደብ ሁላችሁ የምታውቁት ነው። ይህንን ከኔ አርቅ ለማለት ነው ዳዊት እንግዲህ በወቅቱ ሳኦል ገዢ በነበረ ጊዜ ሳኦልም ያሳድደው ስለነበር ብዙ ነቀፋና ትችት ይደርስበት ነበር ለዛ ነው ይህንን ያለው።</w:t>
      </w:r>
    </w:p>
    <w:p>
      <w:pPr>
        <w:pStyle w:val="style0"/>
        <w:jc w:val="both"/>
        <w:rPr>
          <w:sz w:val="24"/>
          <w:szCs w:val="24"/>
        </w:rPr>
      </w:pPr>
    </w:p>
    <w:p>
      <w:pPr>
        <w:pStyle w:val="style0"/>
        <w:jc w:val="both"/>
        <w:rPr>
          <w:sz w:val="24"/>
          <w:szCs w:val="24"/>
        </w:rPr>
      </w:pPr>
      <w:r>
        <w:rPr>
          <w:sz w:val="24"/>
          <w:szCs w:val="24"/>
          <w:lang w:val="en-US"/>
        </w:rPr>
        <w:t>²³ አለቆች ደግሞ ተቀምጠው እኔን አሙኝ፤</w:t>
      </w:r>
    </w:p>
    <w:p>
      <w:pPr>
        <w:pStyle w:val="style0"/>
        <w:jc w:val="both"/>
        <w:rPr>
          <w:sz w:val="24"/>
          <w:szCs w:val="24"/>
        </w:rPr>
      </w:pPr>
      <w:r>
        <w:rPr>
          <w:sz w:val="24"/>
          <w:szCs w:val="24"/>
          <w:lang w:val="en-US"/>
        </w:rPr>
        <w:tab/>
      </w:r>
      <w:r>
        <w:rPr>
          <w:sz w:val="24"/>
          <w:szCs w:val="24"/>
          <w:lang w:val="en-US"/>
        </w:rPr>
        <w:t>እውነት ነው ይሄም ያኔ ሲንከራተት ሳኦል ሲያሳድደው በየበረሃው ሲዞር ይሄኔ ስንት ስም ተሰጦታል እሱ ነው የሚያውቀው። ልክ ዛሬ እኛ እንደምንሆነው ማለት ነው። በኛ ላይ እንደተዘመተው በኛ ላይ ግፍ እንደሚፈፀመው ስንት ስም ነው የሚወጣልን አዎን ሁል ጊዜ ልብ በሉ አጀንዳቸው እኛ ነን። የመንግስት አጀንዳ እኛ ነን! የቤተ ክህነቱ አጀንዳ እኛ ነን የምሁሩ አጀንዳ እኛ ነን! እነዚህ ደሞ መምህነም ነን ሊቅ ነን ጠበብት ነን የሚሉ እንጀራቸውን ማብሰያ እና የምግባቸው መብያ አድርገውን ሁልጊዜ እኛ ነን! እኛን ነው ስለኛ ነው ሲያወጡ ሲያወርዱ የሚዉሉት። ኢትዮጵያ የዓለም ብርሃን ኢትዮጵያ የዓለም ብርሃን እንዲህ ነው ኢትዮጵያ የዓለም ብርሃን እንዲህ ነው በቃ! ስጋታቸው ነዋ!</w:t>
      </w:r>
    </w:p>
    <w:p>
      <w:pPr>
        <w:pStyle w:val="style0"/>
        <w:jc w:val="both"/>
        <w:rPr>
          <w:sz w:val="24"/>
          <w:szCs w:val="24"/>
        </w:rPr>
      </w:pPr>
      <w:r>
        <w:rPr>
          <w:sz w:val="24"/>
          <w:szCs w:val="24"/>
          <w:lang w:val="en-US"/>
        </w:rPr>
        <w:t>ባሪያህ ግን ሕግህን ያሰላስል ነበር።</w:t>
      </w:r>
    </w:p>
    <w:p>
      <w:pPr>
        <w:pStyle w:val="style0"/>
        <w:jc w:val="both"/>
        <w:rPr>
          <w:sz w:val="24"/>
          <w:szCs w:val="24"/>
        </w:rPr>
      </w:pPr>
      <w:r>
        <w:rPr>
          <w:sz w:val="24"/>
          <w:szCs w:val="24"/>
          <w:lang w:val="en-US"/>
        </w:rPr>
        <w:t>²⁴ ምስክርህም ተድላዬ ነው፥ ሥርዓትህም መካሬ ነው።</w:t>
      </w:r>
    </w:p>
    <w:p>
      <w:pPr>
        <w:pStyle w:val="style0"/>
        <w:jc w:val="both"/>
        <w:rPr>
          <w:sz w:val="24"/>
          <w:szCs w:val="24"/>
        </w:rPr>
      </w:pPr>
      <w:r>
        <w:rPr>
          <w:sz w:val="24"/>
          <w:szCs w:val="24"/>
          <w:lang w:val="en-US"/>
        </w:rPr>
        <w:tab/>
      </w:r>
      <w:r>
        <w:rPr>
          <w:sz w:val="24"/>
          <w:szCs w:val="24"/>
          <w:lang w:val="en-US"/>
        </w:rPr>
        <w:t xml:space="preserve">አያችሁ እነሱ ይሄን ያድርጉ እኛ ግን ምንድን ነው? </w:t>
      </w:r>
      <w:r>
        <w:rPr>
          <w:color w:val="ff0000"/>
          <w:sz w:val="24"/>
          <w:szCs w:val="24"/>
          <w:lang w:val="en-US"/>
        </w:rPr>
        <w:t>የእግዚአብሔርን</w:t>
      </w:r>
      <w:r>
        <w:rPr>
          <w:sz w:val="24"/>
          <w:szCs w:val="24"/>
          <w:lang w:val="en-US"/>
        </w:rPr>
        <w:t xml:space="preserve"> ህግ ነው የምናሰላስለው፣ ምስክሩም ተድላችን ነው። አያችሁ ልክ አሁን ወገኖቼ ምስክርነትን ስትሰሙ ምንድን ነው የሚሰማችሁ? አያስደስታችሁም? ትደሰታላችሁ! ስለስርአቱ ስለትምህርቱ ስላካሄዱ ስለ ተዋህዶ እምነት ምንነት ስንነግራችሁ ያ ስርአት መካር አይደለም? መካሪያችሁ አይደለም? አዎ ስርአትህም መካሬ ነው። </w:t>
      </w:r>
      <w:r w:rsidRPr="B3A7FBA7">
        <w:rPr>
          <w:color w:val="ff0000"/>
          <w:sz w:val="24"/>
          <w:szCs w:val="24"/>
          <w:lang w:val="en-US"/>
          <w:rPrChange w:id="27" w:author="ZTE Blade L8" w:date="2024-06-18T05:50:00Z">
            <w:rPr>
              <w:sz w:val="24"/>
              <w:szCs w:val="24"/>
              <w:lang w:val="en-US"/>
            </w:rPr>
          </w:rPrChange>
        </w:rPr>
        <w:t>እግዚአብሔር</w:t>
      </w:r>
      <w:r>
        <w:rPr>
          <w:sz w:val="24"/>
          <w:szCs w:val="24"/>
          <w:lang w:val="en-US"/>
        </w:rPr>
        <w:t xml:space="preserve"> ያስቀመጠው ባባቶቻችን ያፀናው ትምህርቱ ስርአቱ ሁሉ መካር ነው።</w:t>
      </w:r>
    </w:p>
    <w:p>
      <w:pPr>
        <w:pStyle w:val="style0"/>
        <w:jc w:val="both"/>
        <w:rPr>
          <w:sz w:val="24"/>
          <w:szCs w:val="24"/>
        </w:rPr>
      </w:pPr>
      <w:r>
        <w:rPr>
          <w:sz w:val="24"/>
          <w:szCs w:val="24"/>
          <w:lang w:val="en-US"/>
        </w:rPr>
        <w:tab/>
      </w:r>
      <w:r>
        <w:rPr>
          <w:sz w:val="24"/>
          <w:szCs w:val="24"/>
          <w:lang w:val="en-US"/>
        </w:rPr>
        <w:t xml:space="preserve">እንግዲህ እኔ አሁን ይሄን ቃል ደጋግሜ ቃሉ ምን እንደሆነ ስርአቱ ምን እንደሆነ ምን ማድረግ እንዳለባችሁ ደጋግሜ ወደ ዋናው ትምህርት ከመሄደ በፊት ነው። ለምን አስፈለገ? ለምን መማር አስፈለገ? ለምን ማሰላሰል አስፈለገ? ለምን ህጉ አስፈለገ? አለሱ መመስረት አይቻልም </w:t>
      </w:r>
      <w:r>
        <w:rPr>
          <w:color w:val="ff0000"/>
          <w:sz w:val="24"/>
          <w:szCs w:val="24"/>
          <w:lang w:val="en-US"/>
        </w:rPr>
        <w:t>እግዚአብሔር</w:t>
      </w:r>
      <w:r>
        <w:rPr>
          <w:sz w:val="24"/>
          <w:szCs w:val="24"/>
          <w:lang w:val="en-US"/>
        </w:rPr>
        <w:t xml:space="preserve"> የተናገረውን ካልሰነቅን ስንቅ ካላደረግን ፈቃዱን ካልተረዳን ትእዛዙን በዚህ ሂድ ያለንን ካልተገነዘብነው እንዴት ሆኖ ዉጤታማ መንፈሳዊ ጉዞ እናደርጋለን? ለዚህ ነው መግቢያው ላይ አትኩሬ መማር ምን እንደሆነ? </w:t>
      </w:r>
      <w:r>
        <w:rPr>
          <w:color w:val="ff0000"/>
          <w:sz w:val="24"/>
          <w:szCs w:val="24"/>
          <w:lang w:val="en-US"/>
        </w:rPr>
        <w:t>እግዚአብሔርን</w:t>
      </w:r>
      <w:r>
        <w:rPr>
          <w:sz w:val="24"/>
          <w:szCs w:val="24"/>
          <w:lang w:val="en-US"/>
        </w:rPr>
        <w:t xml:space="preserve"> መፈለግ ምን እንደሆነ? መጀመሪያ እንድትረዱ ልባችሁ ለዚህ እንዲነሳሳ ልባችሁ የቀና እንዲሆን </w:t>
      </w:r>
      <w:r>
        <w:rPr>
          <w:color w:val="ff0000"/>
          <w:sz w:val="24"/>
          <w:szCs w:val="24"/>
          <w:lang w:val="en-US"/>
        </w:rPr>
        <w:t>እግዚአብሔርን</w:t>
      </w:r>
      <w:r>
        <w:rPr>
          <w:sz w:val="24"/>
          <w:szCs w:val="24"/>
          <w:lang w:val="en-US"/>
        </w:rPr>
        <w:t xml:space="preserve"> መፈለግ እንዴት እንደሆነ እንድታውቁት ነው ይሄንን ቀድመን ከትምህርቱ በፊት ይሄንን ትምህርት </w:t>
      </w:r>
      <w:r>
        <w:rPr>
          <w:color w:val="ff0000"/>
          <w:sz w:val="24"/>
          <w:szCs w:val="24"/>
          <w:lang w:val="en-US"/>
        </w:rPr>
        <w:t>እግዚአብሔርን</w:t>
      </w:r>
      <w:r>
        <w:rPr>
          <w:sz w:val="24"/>
          <w:szCs w:val="24"/>
          <w:lang w:val="en-US"/>
        </w:rPr>
        <w:t xml:space="preserve"> እንዴት እንፈልገው? ከየት ነው የምንፈልገው? በምንድን ነው የምናገኘው? ማግኛው መንገድ ምንድን ነው? ትእዛዙን መጠበቅ፣ ፍርዱን መጠበቅ፣ ስርአቱን መጠበቅ ይሄን ይመክረናል ዳዊት። ይሄን ይነግረናል ይሄንን ከሰማችሁ ከሰነቃችሁ በኋላ ወደ መሰረታዊው የእምነታችን መሰረት ገብተን ምንድን ነው መሰረቱ የሚለውን ደሞ እናያለን።</w:t>
      </w:r>
    </w:p>
    <w:p>
      <w:pPr>
        <w:pStyle w:val="style0"/>
        <w:jc w:val="both"/>
        <w:rPr>
          <w:sz w:val="24"/>
          <w:szCs w:val="24"/>
        </w:rPr>
      </w:pPr>
    </w:p>
    <w:p>
      <w:pPr>
        <w:pStyle w:val="style0"/>
        <w:jc w:val="both"/>
        <w:rPr>
          <w:sz w:val="24"/>
          <w:szCs w:val="24"/>
        </w:rPr>
      </w:pPr>
      <w:r>
        <w:rPr>
          <w:sz w:val="24"/>
          <w:szCs w:val="24"/>
          <w:lang w:val="en-US"/>
        </w:rPr>
        <w:t>ቁጥር 25 ደሞ እንነሳለን።</w:t>
      </w:r>
    </w:p>
    <w:p>
      <w:pPr>
        <w:pStyle w:val="style0"/>
        <w:jc w:val="both"/>
        <w:rPr>
          <w:sz w:val="24"/>
          <w:szCs w:val="24"/>
        </w:rPr>
      </w:pPr>
      <w:r>
        <w:rPr>
          <w:sz w:val="24"/>
          <w:szCs w:val="24"/>
          <w:lang w:val="en-US"/>
        </w:rPr>
        <w:t>²⁵ ነፍሴ ወደ ምድር ተጠጋች፤ እንደ ቃልህ ሕያው አድርገኝ።</w:t>
      </w:r>
    </w:p>
    <w:p>
      <w:pPr>
        <w:pStyle w:val="style0"/>
        <w:jc w:val="both"/>
        <w:rPr>
          <w:sz w:val="24"/>
          <w:szCs w:val="24"/>
        </w:rPr>
      </w:pPr>
      <w:r>
        <w:rPr>
          <w:sz w:val="24"/>
          <w:szCs w:val="24"/>
          <w:lang w:val="en-US"/>
        </w:rPr>
        <w:tab/>
      </w:r>
      <w:r>
        <w:rPr>
          <w:sz w:val="24"/>
          <w:szCs w:val="24"/>
          <w:lang w:val="en-US"/>
        </w:rPr>
        <w:t>እንደ ቃልህ ሕያው አድርገኝ።</w:t>
      </w:r>
    </w:p>
    <w:p>
      <w:pPr>
        <w:pStyle w:val="style0"/>
        <w:jc w:val="both"/>
        <w:rPr>
          <w:sz w:val="24"/>
          <w:szCs w:val="24"/>
        </w:rPr>
      </w:pPr>
      <w:r>
        <w:rPr>
          <w:sz w:val="24"/>
          <w:szCs w:val="24"/>
          <w:lang w:val="en-US"/>
        </w:rPr>
        <w:t>²⁶ መንገድህን ነገርሁ ሰማኸኝም፤ ሥርዓትህን አስተምረኝ።</w:t>
      </w:r>
    </w:p>
    <w:p>
      <w:pPr>
        <w:pStyle w:val="style0"/>
        <w:jc w:val="both"/>
        <w:rPr>
          <w:sz w:val="24"/>
          <w:szCs w:val="24"/>
        </w:rPr>
      </w:pPr>
      <w:r>
        <w:rPr>
          <w:sz w:val="24"/>
          <w:szCs w:val="24"/>
          <w:lang w:val="en-US"/>
        </w:rPr>
        <w:t>²⁷ የሥርዓትህን መንገድ እንዳስተውል አድርገኝ፥ ተኣምራትህንም አሰላስላለሁ።</w:t>
      </w:r>
    </w:p>
    <w:p>
      <w:pPr>
        <w:pStyle w:val="style0"/>
        <w:jc w:val="both"/>
        <w:rPr>
          <w:sz w:val="24"/>
          <w:szCs w:val="24"/>
        </w:rPr>
      </w:pPr>
      <w:r>
        <w:rPr>
          <w:sz w:val="24"/>
          <w:szCs w:val="24"/>
          <w:lang w:val="en-US"/>
        </w:rPr>
        <w:t>²⁸ ከኀዘን የተነሣ ነፍሴ አንቀላፋች፤ በቃልህ አጠንክረኝ።</w:t>
      </w:r>
    </w:p>
    <w:p>
      <w:pPr>
        <w:pStyle w:val="style0"/>
        <w:jc w:val="both"/>
        <w:rPr>
          <w:sz w:val="24"/>
          <w:szCs w:val="24"/>
        </w:rPr>
      </w:pPr>
      <w:r>
        <w:rPr>
          <w:sz w:val="24"/>
          <w:szCs w:val="24"/>
          <w:lang w:val="en-US"/>
        </w:rPr>
        <w:t>²⁹ የዓመፅን መንገድ ከእኔ አርቅ፥ በሕግህም ማረኝ፤</w:t>
      </w:r>
    </w:p>
    <w:p>
      <w:pPr>
        <w:pStyle w:val="style0"/>
        <w:jc w:val="both"/>
        <w:rPr>
          <w:sz w:val="24"/>
          <w:szCs w:val="24"/>
        </w:rPr>
      </w:pPr>
      <w:r>
        <w:rPr>
          <w:sz w:val="24"/>
          <w:szCs w:val="24"/>
          <w:lang w:val="en-US"/>
        </w:rPr>
        <w:t>³⁰ የእውነትህን መንገድ መረጥሁ፥ ፍርድህንም አልረሳሁም።</w:t>
      </w:r>
    </w:p>
    <w:p>
      <w:pPr>
        <w:pStyle w:val="style0"/>
        <w:jc w:val="both"/>
        <w:rPr>
          <w:sz w:val="24"/>
          <w:szCs w:val="24"/>
        </w:rPr>
      </w:pPr>
      <w:r>
        <w:rPr>
          <w:sz w:val="24"/>
          <w:szCs w:val="24"/>
          <w:lang w:val="en-US"/>
        </w:rPr>
        <w:t>³¹ አቤቱ፥ ምስክርህን ተጠጋሁ፤ አታሳፍረኝ።</w:t>
      </w:r>
    </w:p>
    <w:p>
      <w:pPr>
        <w:pStyle w:val="style0"/>
        <w:jc w:val="both"/>
        <w:rPr>
          <w:sz w:val="24"/>
          <w:szCs w:val="24"/>
        </w:rPr>
      </w:pPr>
      <w:r>
        <w:rPr>
          <w:sz w:val="24"/>
          <w:szCs w:val="24"/>
          <w:lang w:val="en-US"/>
        </w:rPr>
        <w:t>³² ልቤን ባሰፋኸው ጊዜ፥ በትእዛዝህ መንገድ ሮጥሁ።</w:t>
      </w:r>
    </w:p>
    <w:p>
      <w:pPr>
        <w:pStyle w:val="style0"/>
        <w:jc w:val="both"/>
        <w:rPr>
          <w:sz w:val="24"/>
          <w:szCs w:val="24"/>
        </w:rPr>
      </w:pPr>
      <w:r>
        <w:rPr>
          <w:sz w:val="24"/>
          <w:szCs w:val="24"/>
          <w:lang w:val="en-US"/>
        </w:rPr>
        <w:tab/>
      </w:r>
      <w:r>
        <w:rPr>
          <w:sz w:val="24"/>
          <w:szCs w:val="24"/>
          <w:lang w:val="en-US"/>
        </w:rPr>
        <w:t xml:space="preserve">አያችሁ </w:t>
      </w:r>
      <w:r>
        <w:rPr>
          <w:color w:val="ff0000"/>
          <w:sz w:val="24"/>
          <w:szCs w:val="24"/>
          <w:lang w:val="en-US"/>
        </w:rPr>
        <w:t>እግዚአብሔር</w:t>
      </w:r>
      <w:r>
        <w:rPr>
          <w:sz w:val="24"/>
          <w:szCs w:val="24"/>
          <w:lang w:val="en-US"/>
        </w:rPr>
        <w:t xml:space="preserve"> ነው ልብን የሚያሰፋ የሚያስተምር የሚወቅስ መንገድ የሚያሳይ መንገዱንም ብርሃኑንም የሚያሳይ። ወገኖቼ ብዙዎቻችሁ አሁን የኢትዮጵያ የዓለም ብርሃን ዉስጥ ከገባችሁ ወዲህ ብዙ ነገርን እየተማራችሁ ነው። ይህ ሁሉ ትምህርት የሚሆነው ለምንድን ነው? ልባችሁ እንዲሰፋ፣ </w:t>
      </w:r>
      <w:r>
        <w:rPr>
          <w:color w:val="ff0000"/>
          <w:sz w:val="24"/>
          <w:szCs w:val="24"/>
          <w:lang w:val="en-US"/>
        </w:rPr>
        <w:t>የእግዚአብሔርን</w:t>
      </w:r>
      <w:r>
        <w:rPr>
          <w:sz w:val="24"/>
          <w:szCs w:val="24"/>
          <w:lang w:val="en-US"/>
        </w:rPr>
        <w:t xml:space="preserve"> ፍቃድ እንድታውቁ በምን ላይ መታነፅ እንዳለባችሁ እንድታውቁ፣ የእምነታችሁ ሚስጥሯን እንድትረዱ፣ </w:t>
      </w:r>
      <w:r>
        <w:rPr>
          <w:color w:val="ff0000"/>
          <w:sz w:val="24"/>
          <w:szCs w:val="24"/>
          <w:lang w:val="en-US"/>
        </w:rPr>
        <w:t>እግዚአብሔር</w:t>
      </w:r>
      <w:r>
        <w:rPr>
          <w:sz w:val="24"/>
          <w:szCs w:val="24"/>
          <w:lang w:val="en-US"/>
        </w:rPr>
        <w:t xml:space="preserve"> ፈቃዱ የሆነውን ሁሉ እንድታውቁ፤ ይሄን ሁሉ ስላወቃችሁ አሁን በትእዛዙ መንገድ ሩጡ ይላል። በቃ መንገዱ አንዴ አወቃችሁ አይደለም? አዎ በዛ ጠንክራችሁ በፆም በፀሎት እየተጋችሁ ፈቃዱን እያሰላሰላችሁ በንስሃ ህይወት እየተመላለሳችሁ ደስ ታሰኙታላችሁ ማለት ነው።</w:t>
      </w:r>
    </w:p>
    <w:p>
      <w:pPr>
        <w:pStyle w:val="style0"/>
        <w:jc w:val="both"/>
        <w:rPr>
          <w:sz w:val="24"/>
          <w:szCs w:val="24"/>
        </w:rPr>
      </w:pPr>
      <w:r>
        <w:rPr>
          <w:sz w:val="24"/>
          <w:szCs w:val="24"/>
          <w:lang w:val="en-US"/>
        </w:rPr>
        <w:t>³³ አቤቱ፥ የሥርዓትህን መንገድ አስተምረኝ፥ ሁልጊዜም እፈልገዋለሁ።</w:t>
      </w:r>
    </w:p>
    <w:p>
      <w:pPr>
        <w:pStyle w:val="style0"/>
        <w:jc w:val="both"/>
        <w:rPr>
          <w:sz w:val="24"/>
          <w:szCs w:val="24"/>
        </w:rPr>
      </w:pPr>
      <w:r>
        <w:rPr>
          <w:sz w:val="24"/>
          <w:szCs w:val="24"/>
          <w:lang w:val="en-US"/>
        </w:rPr>
        <w:t>³⁴ እንዳስተውል አድርገኝ፥ ሕግህንም እፈልጋለሁ፤ በፍጹም ልቤም እጠብቀዋለሁ።</w:t>
      </w:r>
    </w:p>
    <w:p>
      <w:pPr>
        <w:pStyle w:val="style0"/>
        <w:jc w:val="both"/>
        <w:rPr>
          <w:sz w:val="24"/>
          <w:szCs w:val="24"/>
        </w:rPr>
      </w:pPr>
      <w:r>
        <w:rPr>
          <w:sz w:val="24"/>
          <w:szCs w:val="24"/>
          <w:lang w:val="en-US"/>
        </w:rPr>
        <w:t>³⁵ እርስዋን ወድጃለሁና የትእዛዝህን መንገድ ምራኝ።</w:t>
      </w:r>
    </w:p>
    <w:p>
      <w:pPr>
        <w:pStyle w:val="style0"/>
        <w:jc w:val="both"/>
        <w:rPr>
          <w:sz w:val="24"/>
          <w:szCs w:val="24"/>
        </w:rPr>
      </w:pPr>
      <w:r>
        <w:rPr>
          <w:sz w:val="24"/>
          <w:szCs w:val="24"/>
          <w:lang w:val="en-US"/>
        </w:rPr>
        <w:t>³⁶ ልቤን ወደ ምስክርህ አዘንብል፥ ወደ ስስትም አይሁን።</w:t>
      </w:r>
    </w:p>
    <w:p>
      <w:pPr>
        <w:pStyle w:val="style0"/>
        <w:jc w:val="both"/>
        <w:rPr>
          <w:sz w:val="24"/>
          <w:szCs w:val="24"/>
        </w:rPr>
      </w:pPr>
      <w:r>
        <w:rPr>
          <w:sz w:val="24"/>
          <w:szCs w:val="24"/>
          <w:lang w:val="en-US"/>
        </w:rPr>
        <w:t>³⁷ ከንቱ ነገርን እንዳያዩ ዓይኖቼን መልስ፤ በመንገድህ ሕያው አድርገኝ።</w:t>
      </w:r>
    </w:p>
    <w:p>
      <w:pPr>
        <w:pStyle w:val="style0"/>
        <w:jc w:val="both"/>
        <w:rPr>
          <w:sz w:val="24"/>
          <w:szCs w:val="24"/>
        </w:rPr>
      </w:pPr>
      <w:r>
        <w:rPr>
          <w:sz w:val="24"/>
          <w:szCs w:val="24"/>
          <w:lang w:val="en-US"/>
        </w:rPr>
        <w:t>³⁸ እንዲፈራህ ባሪያህን በቃልህ አጽና።</w:t>
      </w:r>
    </w:p>
    <w:p>
      <w:pPr>
        <w:pStyle w:val="style0"/>
        <w:jc w:val="both"/>
        <w:rPr>
          <w:sz w:val="24"/>
          <w:szCs w:val="24"/>
        </w:rPr>
      </w:pPr>
      <w:r>
        <w:rPr>
          <w:sz w:val="24"/>
          <w:szCs w:val="24"/>
          <w:lang w:val="en-US"/>
        </w:rPr>
        <w:t>³⁹ ፍርድህ መልካም ናትና የተጠራጠርሁትን ስድብ ከእኔ አርቅ።</w:t>
      </w:r>
    </w:p>
    <w:p>
      <w:pPr>
        <w:pStyle w:val="style0"/>
        <w:jc w:val="both"/>
        <w:rPr>
          <w:sz w:val="24"/>
          <w:szCs w:val="24"/>
        </w:rPr>
      </w:pPr>
      <w:r>
        <w:rPr>
          <w:sz w:val="24"/>
          <w:szCs w:val="24"/>
          <w:lang w:val="en-US"/>
        </w:rPr>
        <w:t>⁴⁰ እነሆ፥ ትእዛዝህን ናፈቅሁ፤ በጽድቅህ ሕያው አድርገኝ።</w:t>
      </w:r>
    </w:p>
    <w:p>
      <w:pPr>
        <w:pStyle w:val="style0"/>
        <w:jc w:val="both"/>
        <w:rPr>
          <w:sz w:val="24"/>
          <w:szCs w:val="24"/>
        </w:rPr>
      </w:pPr>
      <w:r>
        <w:rPr>
          <w:sz w:val="24"/>
          <w:szCs w:val="24"/>
          <w:lang w:val="en-US"/>
        </w:rPr>
        <w:tab/>
      </w:r>
      <w:r>
        <w:rPr>
          <w:sz w:val="24"/>
          <w:szCs w:val="24"/>
          <w:lang w:val="en-US"/>
        </w:rPr>
        <w:t xml:space="preserve">አዎ እንግዲህ ንጉስ ዳዊት እነዚህን ሁሉ የሚናገረው ከመንገድ እንዳይወጣ፤ </w:t>
      </w:r>
      <w:r>
        <w:rPr>
          <w:color w:val="ff0000"/>
          <w:sz w:val="24"/>
          <w:szCs w:val="24"/>
          <w:lang w:val="en-US"/>
        </w:rPr>
        <w:t>እግዚአብሔር</w:t>
      </w:r>
      <w:r>
        <w:rPr>
          <w:sz w:val="24"/>
          <w:szCs w:val="24"/>
          <w:lang w:val="en-US"/>
        </w:rPr>
        <w:t xml:space="preserve"> ካስተማረው መንገድ እንዳይወጣ ደጋግሞ እንደምትሰሙት የሚለምነው ልመና ራሱ </w:t>
      </w:r>
      <w:r>
        <w:rPr>
          <w:color w:val="ff0000"/>
          <w:sz w:val="24"/>
          <w:szCs w:val="24"/>
          <w:lang w:val="en-US"/>
        </w:rPr>
        <w:t>ከእግዚአብሔር</w:t>
      </w:r>
      <w:r>
        <w:rPr>
          <w:sz w:val="24"/>
          <w:szCs w:val="24"/>
          <w:lang w:val="en-US"/>
        </w:rPr>
        <w:t xml:space="preserve"> ፈቃድ ላለመውጣት፤ ከትዛዙ ላለመራቅ፤ ከህጎቹ ላለመራቅ ይሄን ነው የሚያነሳው። በፀሎቱ ልመና ሁሉ የሚናገረው ይሄንን ነው። እውን እኛ እንደዚህ እንላለን ስንፀልይ? ህግህን አስተምረኝ ከክፉዎች አርቀኝ ከተንኮለኞች እነሱ እነሱን ከንቱ ነገሮችን ሁሉ እንዳላይ አይኔን ሁሉ መልስ እኮ ነው የሚለው። እንዲፈራህ እኮ ነው ባርያህን በቃልህ አፅና።</w:t>
      </w:r>
    </w:p>
    <w:p>
      <w:pPr>
        <w:pStyle w:val="style0"/>
        <w:jc w:val="both"/>
        <w:rPr>
          <w:sz w:val="24"/>
          <w:szCs w:val="24"/>
        </w:rPr>
      </w:pPr>
      <w:r>
        <w:rPr>
          <w:sz w:val="24"/>
          <w:szCs w:val="24"/>
          <w:lang w:val="en-US"/>
        </w:rPr>
        <w:t>⁴¹ አቤቱ፥ እንደ ቃልህ፥ ምሕረትህና መድኃኒትህ ይምጡልኝ።</w:t>
      </w:r>
    </w:p>
    <w:p>
      <w:pPr>
        <w:pStyle w:val="style0"/>
        <w:jc w:val="both"/>
        <w:rPr>
          <w:sz w:val="24"/>
          <w:szCs w:val="24"/>
        </w:rPr>
      </w:pPr>
      <w:r>
        <w:rPr>
          <w:sz w:val="24"/>
          <w:szCs w:val="24"/>
          <w:lang w:val="en-US"/>
        </w:rPr>
        <w:tab/>
      </w:r>
      <w:r>
        <w:rPr>
          <w:sz w:val="24"/>
          <w:szCs w:val="24"/>
          <w:lang w:val="en-US"/>
        </w:rPr>
        <w:t>እንደቃልህ።</w:t>
      </w:r>
    </w:p>
    <w:p>
      <w:pPr>
        <w:pStyle w:val="style0"/>
        <w:jc w:val="both"/>
        <w:rPr>
          <w:sz w:val="24"/>
          <w:szCs w:val="24"/>
        </w:rPr>
      </w:pPr>
      <w:r>
        <w:rPr>
          <w:sz w:val="24"/>
          <w:szCs w:val="24"/>
          <w:lang w:val="en-US"/>
        </w:rPr>
        <w:t>⁴² በቃልህ ታምኛለሁ።</w:t>
      </w:r>
    </w:p>
    <w:p>
      <w:pPr>
        <w:pStyle w:val="style0"/>
        <w:jc w:val="both"/>
        <w:rPr>
          <w:sz w:val="24"/>
          <w:szCs w:val="24"/>
        </w:rPr>
      </w:pPr>
      <w:r>
        <w:rPr>
          <w:sz w:val="24"/>
          <w:szCs w:val="24"/>
          <w:lang w:val="en-US"/>
        </w:rPr>
        <w:tab/>
      </w:r>
      <w:r>
        <w:rPr>
          <w:sz w:val="24"/>
          <w:szCs w:val="24"/>
          <w:lang w:val="en-US"/>
        </w:rPr>
        <w:t>ልብ በሉ ቃል ሰማችሁ! በሰማችሁት ቃል ላይ ታመኑ።</w:t>
      </w:r>
    </w:p>
    <w:p>
      <w:pPr>
        <w:pStyle w:val="style0"/>
        <w:jc w:val="both"/>
        <w:rPr>
          <w:sz w:val="24"/>
          <w:szCs w:val="24"/>
        </w:rPr>
      </w:pPr>
      <w:r>
        <w:rPr>
          <w:sz w:val="24"/>
          <w:szCs w:val="24"/>
          <w:lang w:val="en-US"/>
        </w:rPr>
        <w:t xml:space="preserve"> ለሚሰድቡኝ በነገር እመልስላቸዋለሁ።</w:t>
      </w:r>
    </w:p>
    <w:p>
      <w:pPr>
        <w:pStyle w:val="style0"/>
        <w:jc w:val="both"/>
        <w:rPr>
          <w:sz w:val="24"/>
          <w:szCs w:val="24"/>
        </w:rPr>
      </w:pPr>
      <w:r>
        <w:rPr>
          <w:sz w:val="24"/>
          <w:szCs w:val="24"/>
          <w:lang w:val="en-US"/>
        </w:rPr>
        <w:t xml:space="preserve"> </w:t>
      </w:r>
      <w:r>
        <w:rPr>
          <w:sz w:val="24"/>
          <w:szCs w:val="24"/>
          <w:lang w:val="en-US"/>
        </w:rPr>
        <w:tab/>
      </w:r>
      <w:r>
        <w:rPr>
          <w:sz w:val="24"/>
          <w:szCs w:val="24"/>
          <w:lang w:val="en-US"/>
        </w:rPr>
        <w:t xml:space="preserve">አዎ የሚሰድቡን እኛን ሺ ናቸው፤ የስድብ መማርያቸው እኛ ነን፤ የትችት መማርያቸው እኛ ነን፤ ምንም እምነት የላቸውም፤ ምንም </w:t>
      </w:r>
      <w:r>
        <w:rPr>
          <w:color w:val="ff0000"/>
          <w:sz w:val="24"/>
          <w:szCs w:val="24"/>
          <w:lang w:val="en-US"/>
        </w:rPr>
        <w:t>እግዚአብሔርን</w:t>
      </w:r>
      <w:r>
        <w:rPr>
          <w:sz w:val="24"/>
          <w:szCs w:val="24"/>
          <w:lang w:val="en-US"/>
        </w:rPr>
        <w:t xml:space="preserve"> መፍራት በልባቸው የለም፤ ደፋሮች ናቸው!። ሲሳደቡ ወሰን የላቸውም፤ ሲተቹ ወሰን የላቸውም፤ ሲነቅፉ ወሰን የላቸውም እውቀታቸው ዉስን ነው፤ </w:t>
      </w:r>
      <w:r>
        <w:rPr>
          <w:color w:val="ff0000"/>
          <w:sz w:val="24"/>
          <w:szCs w:val="24"/>
          <w:lang w:val="en-US"/>
        </w:rPr>
        <w:t>እግዚአብሔን</w:t>
      </w:r>
      <w:r>
        <w:rPr>
          <w:sz w:val="24"/>
          <w:szCs w:val="24"/>
          <w:lang w:val="en-US"/>
        </w:rPr>
        <w:t xml:space="preserve"> ፈርቶ ማደርን አያውቁም! ተሳድቦ መኖር እንጀራ የሆነላቸ፤ ተችቶ መኖር እንጀራ የሆነላቸው፤ በዛ እንኖራለን ብለው የሚወስኑ! እንግዲህ ከነዚህ በላይ ወገኖቼ የአጋንንት አገልጋይ አለ? </w:t>
      </w:r>
      <w:r>
        <w:rPr>
          <w:color w:val="ff0000"/>
          <w:sz w:val="24"/>
          <w:szCs w:val="24"/>
          <w:lang w:val="en-US"/>
        </w:rPr>
        <w:t>እግዚአብሔርን</w:t>
      </w:r>
      <w:r>
        <w:rPr>
          <w:sz w:val="24"/>
          <w:szCs w:val="24"/>
          <w:lang w:val="en-US"/>
        </w:rPr>
        <w:t xml:space="preserve"> መፍራት በፍፁም በልባቸው የለም። የት ቦታ፣ የቱ ቃል ላይ ነው </w:t>
      </w:r>
      <w:r>
        <w:rPr>
          <w:color w:val="ff0000"/>
          <w:sz w:val="24"/>
          <w:szCs w:val="24"/>
          <w:lang w:val="en-US"/>
        </w:rPr>
        <w:t>እግዚአብሔር</w:t>
      </w:r>
      <w:r>
        <w:rPr>
          <w:sz w:val="24"/>
          <w:szCs w:val="24"/>
          <w:lang w:val="en-US"/>
        </w:rPr>
        <w:t xml:space="preserve"> ስደቡ ብሎ ፈቃድ የሰጠው? የት ጋ? የለም</w:t>
      </w:r>
    </w:p>
    <w:p>
      <w:pPr>
        <w:pStyle w:val="style0"/>
        <w:jc w:val="both"/>
        <w:rPr>
          <w:sz w:val="24"/>
          <w:szCs w:val="24"/>
        </w:rPr>
      </w:pPr>
      <w:r>
        <w:rPr>
          <w:sz w:val="24"/>
          <w:szCs w:val="24"/>
          <w:lang w:val="en-US"/>
        </w:rPr>
        <w:t>⁴³ በፍርድህም ታምኛለሁና የእውነትን ቃል ከአፌ ፈጽመህ አታርቅ።</w:t>
      </w:r>
    </w:p>
    <w:p>
      <w:pPr>
        <w:pStyle w:val="style0"/>
        <w:jc w:val="both"/>
        <w:rPr>
          <w:sz w:val="24"/>
          <w:szCs w:val="24"/>
        </w:rPr>
      </w:pPr>
      <w:r>
        <w:rPr>
          <w:sz w:val="24"/>
          <w:szCs w:val="24"/>
          <w:lang w:val="en-US"/>
        </w:rPr>
        <w:t>⁴⁴ ለዘላለም ዓለም ሁልጊዜ ሕግህን እጠብቃለሁ።</w:t>
      </w:r>
    </w:p>
    <w:p>
      <w:pPr>
        <w:pStyle w:val="style0"/>
        <w:jc w:val="both"/>
        <w:rPr>
          <w:sz w:val="24"/>
          <w:szCs w:val="24"/>
        </w:rPr>
      </w:pPr>
      <w:r>
        <w:rPr>
          <w:sz w:val="24"/>
          <w:szCs w:val="24"/>
          <w:lang w:val="en-US"/>
        </w:rPr>
        <w:t>⁴⁵ ትእዛዛትህንም ፈልጌአለሁና አስፍቼ እሄዳለሁ።</w:t>
      </w:r>
    </w:p>
    <w:p>
      <w:pPr>
        <w:pStyle w:val="style0"/>
        <w:jc w:val="both"/>
        <w:rPr>
          <w:sz w:val="24"/>
          <w:szCs w:val="24"/>
        </w:rPr>
      </w:pPr>
      <w:r>
        <w:rPr>
          <w:sz w:val="24"/>
          <w:szCs w:val="24"/>
          <w:lang w:val="en-US"/>
        </w:rPr>
        <w:t>⁴⁶ በነገሥታት ፊት ምስክርህን እናገራለሁ፥ አላፍርምም፤</w:t>
      </w:r>
    </w:p>
    <w:p>
      <w:pPr>
        <w:pStyle w:val="style0"/>
        <w:jc w:val="both"/>
        <w:rPr>
          <w:sz w:val="24"/>
          <w:szCs w:val="24"/>
        </w:rPr>
      </w:pPr>
      <w:r>
        <w:rPr>
          <w:sz w:val="24"/>
          <w:szCs w:val="24"/>
          <w:lang w:val="en-US"/>
        </w:rPr>
        <w:tab/>
      </w:r>
      <w:r>
        <w:rPr>
          <w:sz w:val="24"/>
          <w:szCs w:val="24"/>
          <w:lang w:val="en-US"/>
        </w:rPr>
        <w:t xml:space="preserve">አዎ ይሄ ነው እኛንም ዛሬ የሚያሰድበን፣ ዛሬ የሚያስተቸን፣ የሚያስነቅፈን ብዙ ነገር እንድንባል የሚያደርገን በአለም ሁሉ ፊት የኢትዮጵያ የዓለም ብርሃን መልእክታት እየተነገሩ ነው በአለም! ነገስታትን አልፈራንም! ዛሬ ፍሩም ብለው የሚያስፈራሩንም አልፈራናቸውም። የምንፈራው እኛ </w:t>
      </w:r>
      <w:r>
        <w:rPr>
          <w:color w:val="ff0000"/>
          <w:sz w:val="24"/>
          <w:szCs w:val="24"/>
          <w:lang w:val="en-US"/>
        </w:rPr>
        <w:t>እግዚአብሔርን</w:t>
      </w:r>
      <w:r>
        <w:rPr>
          <w:sz w:val="24"/>
          <w:szCs w:val="24"/>
          <w:lang w:val="en-US"/>
        </w:rPr>
        <w:t xml:space="preserve"> እንጅ ሰውን አይደለም። ሰው ተሰባሪ ነው ሰው ጠፊ ነው። ዛሬ ታላቅ ተራራ ላይ ተሰቅሎ ብታዩት ሲንጎማለል ብታዩት፤ በጦር ታጅቦ ብታዩት፣ ሲፎክር ብትሰሙት በሁሉ ነገር እዩት እስኪ ሰውን ነገ አለ? የለም። አስፈሪ የነበሩ ነገስታቶች አለምን ያንቀጠቀጡ ሁሉ ዛሬ ትቢያ አልሆኑም? አፈር አልሆኑም? አለፉ ሁሉም። ማናቸው ቀሩ? ማንም የቀረ የለም። ስለዚህ ሁልጊዜ </w:t>
      </w:r>
      <w:r>
        <w:rPr>
          <w:color w:val="ff0000"/>
          <w:sz w:val="24"/>
          <w:szCs w:val="24"/>
          <w:lang w:val="en-US"/>
        </w:rPr>
        <w:t>እግዚአብሔርን</w:t>
      </w:r>
      <w:r>
        <w:rPr>
          <w:sz w:val="24"/>
          <w:szCs w:val="24"/>
          <w:lang w:val="en-US"/>
        </w:rPr>
        <w:t xml:space="preserve"> መፍራት እንጅ በነገስታትት ፊት! በነገስታት ፊት ምስክርህን እናገራለሁ አላፍርምም።</w:t>
      </w:r>
    </w:p>
    <w:p>
      <w:pPr>
        <w:pStyle w:val="style0"/>
        <w:jc w:val="both"/>
        <w:rPr>
          <w:sz w:val="24"/>
          <w:szCs w:val="24"/>
        </w:rPr>
      </w:pPr>
      <w:r>
        <w:rPr>
          <w:sz w:val="24"/>
          <w:szCs w:val="24"/>
          <w:lang w:val="en-US"/>
        </w:rPr>
        <w:t>⁴⁷ እጅግም በወደድኋቸው በትእዛዛትህ ደስ ይለኛል።</w:t>
      </w:r>
    </w:p>
    <w:p>
      <w:pPr>
        <w:pStyle w:val="style0"/>
        <w:jc w:val="both"/>
        <w:rPr>
          <w:sz w:val="24"/>
          <w:szCs w:val="24"/>
        </w:rPr>
      </w:pPr>
      <w:r>
        <w:rPr>
          <w:sz w:val="24"/>
          <w:szCs w:val="24"/>
          <w:lang w:val="en-US"/>
        </w:rPr>
        <w:t>⁴⁸ እጆቼንም ወደ ወደድኋቸው ወደ ትእዛዛትህ አነሣለሁ፤ ሥርዓትህንም አሰላስላሁ።</w:t>
      </w:r>
    </w:p>
    <w:p>
      <w:pPr>
        <w:pStyle w:val="style0"/>
        <w:jc w:val="both"/>
        <w:rPr>
          <w:sz w:val="24"/>
          <w:szCs w:val="24"/>
        </w:rPr>
      </w:pPr>
      <w:r>
        <w:rPr>
          <w:sz w:val="24"/>
          <w:szCs w:val="24"/>
          <w:lang w:val="en-US"/>
        </w:rPr>
        <w:tab/>
      </w:r>
      <w:r>
        <w:rPr>
          <w:sz w:val="24"/>
          <w:szCs w:val="24"/>
          <w:lang w:val="en-US"/>
        </w:rPr>
        <w:t xml:space="preserve">ይሄ ነው ትልቁ ነጥብ ወገኖቼ ሥርአትህንም አሰላስላለሁ። ትልቁ ነገር! የተማራችሁትን ስርአት፣ ህጉን፣ ትእዛዙን ሁልጊዜ ማሰላሰል ይገባችኋል። </w:t>
      </w:r>
      <w:r>
        <w:rPr>
          <w:color w:val="ff0000"/>
          <w:sz w:val="24"/>
          <w:szCs w:val="24"/>
          <w:lang w:val="en-US"/>
        </w:rPr>
        <w:t>እግዚአብሔር</w:t>
      </w:r>
      <w:r>
        <w:rPr>
          <w:sz w:val="24"/>
          <w:szCs w:val="24"/>
          <w:lang w:val="en-US"/>
        </w:rPr>
        <w:t xml:space="preserve"> የሚመክረን ለዚህ ነው። በህጉ ከታነፅን፣ ትእዛዙን፣ ፈቃዱን ካወቅን፣ ስርአቱንም በሚገባ ከተረዳን ማንም ሊያታልለን አይችልም። ማንም ወደሚፈልገው አቅጣጫ ሊነዳን አይችልም ህጉን አውቀናላ። እኛ አሁን ትልቁ ድካማችን ወገኖቼ ምንድን ነው? የኢትዮጵያ ኦርቶዶክስ ተዋህዶ ቤተክርስቲያን የምዕመናን ብዛት አይደለም ችግር የነበረባት! ምዕመናኖቿ በሙሉ ትጥቅ የሌላቸው ናቸው። ትጥቅ አላስጨበጠቻቸውም የቃሉን ትጥቅ፣ የፈቃዱን ትጥቅ፣ የህጉን ትጥቅ፣ የስርአቱን ትጥቅ ለምዕመናኖቿ አላስታጠቀችም አላስተማረችም። ማንኛውንም ምዕመን በቀላሉ መናፍቃን እየዘረጠጡ እየወሰዱ ዛሬ ይሄ ሁሉ በኢትዮጵያ ምድር ተነስቶ፣ ተዘርቶ የምታዩት መናፍቅ ሁሉ ከየትም የመጣ አይደለም! ከኢትዮጵያ ኢርቶዶክስ ተዋህዶ ቤተክርስቲያን ምዕመን የተዘረፈ ነው በሙሉ። ከዛ ነው የወሰዱት ምክንያቱም ሰዉ አንዳንዱ መፅሃፍ ቅዱስ መኖሩን እንኳን የማያውቅ አለ። </w:t>
      </w:r>
      <w:r>
        <w:rPr>
          <w:color w:val="ff0000"/>
          <w:sz w:val="24"/>
          <w:szCs w:val="24"/>
          <w:lang w:val="en-US"/>
        </w:rPr>
        <w:t>የእግዚአብሔር</w:t>
      </w:r>
      <w:r>
        <w:rPr>
          <w:sz w:val="24"/>
          <w:szCs w:val="24"/>
          <w:lang w:val="en-US"/>
        </w:rPr>
        <w:t xml:space="preserve"> ቃል ሰማንያ እሐዱ(81) መኖሩን የማያውቅ አለ በብዛት። እንኪ ብዙ እናቶቻችንን ሴቶቹን እስኪ ዉሰዷቸው የኛ መፅሃፍ ምን ይባላል ብትሏቸው ይነግሯችኋል? የኛ የእምነታችን መፅሃፍ </w:t>
      </w:r>
      <w:r>
        <w:rPr>
          <w:color w:val="ff0000"/>
          <w:sz w:val="24"/>
          <w:szCs w:val="24"/>
          <w:lang w:val="en-US"/>
        </w:rPr>
        <w:t>የእግዚአብሔር</w:t>
      </w:r>
      <w:r>
        <w:rPr>
          <w:sz w:val="24"/>
          <w:szCs w:val="24"/>
          <w:lang w:val="en-US"/>
        </w:rPr>
        <w:t xml:space="preserve"> ቃል ያለበት መፅሃፍ ምን እንደሆነ ብትጠይቋቸው ይነግሯችኋን? አይነግሯችሁም። እውቀት ላይኖራቸው ይችላል! ማንበብ ላይችሉ ይችላሉ! ነገር ግን ነገር ግን! </w:t>
      </w:r>
      <w:r>
        <w:rPr>
          <w:color w:val="ff0000"/>
          <w:sz w:val="24"/>
          <w:szCs w:val="24"/>
          <w:lang w:val="en-US"/>
        </w:rPr>
        <w:t>የእግዚአብሔር</w:t>
      </w:r>
      <w:r>
        <w:rPr>
          <w:sz w:val="24"/>
          <w:szCs w:val="24"/>
          <w:lang w:val="en-US"/>
        </w:rPr>
        <w:t xml:space="preserve"> እረኛ የሆኑት፣ </w:t>
      </w:r>
      <w:r>
        <w:rPr>
          <w:color w:val="ff0000"/>
          <w:sz w:val="24"/>
          <w:szCs w:val="24"/>
          <w:lang w:val="en-US"/>
        </w:rPr>
        <w:t>እግዚአብሔርን</w:t>
      </w:r>
      <w:r>
        <w:rPr>
          <w:sz w:val="24"/>
          <w:szCs w:val="24"/>
          <w:lang w:val="en-US"/>
        </w:rPr>
        <w:t xml:space="preserve"> የሚፈሩ በትክክል </w:t>
      </w:r>
      <w:r>
        <w:rPr>
          <w:color w:val="ff0000"/>
          <w:sz w:val="24"/>
          <w:szCs w:val="24"/>
          <w:lang w:val="en-US"/>
        </w:rPr>
        <w:t>ለእግዚአብሔር</w:t>
      </w:r>
      <w:r>
        <w:rPr>
          <w:sz w:val="24"/>
          <w:szCs w:val="24"/>
          <w:lang w:val="en-US"/>
        </w:rPr>
        <w:t xml:space="preserve"> የቆሙ ከሆኑ በቃላቸው እንዲይዙት እያነበቡ፣ እያስረዱ፣ እያስተማሩ ሊያስጨብጧቸው ይገባል።</w:t>
      </w:r>
    </w:p>
    <w:p>
      <w:pPr>
        <w:pStyle w:val="style0"/>
        <w:jc w:val="both"/>
        <w:rPr>
          <w:sz w:val="24"/>
          <w:szCs w:val="24"/>
        </w:rPr>
      </w:pPr>
      <w:r>
        <w:rPr>
          <w:sz w:val="24"/>
          <w:szCs w:val="24"/>
          <w:lang w:val="en-US"/>
        </w:rPr>
        <w:tab/>
      </w:r>
      <w:r>
        <w:rPr>
          <w:sz w:val="24"/>
          <w:szCs w:val="24"/>
          <w:lang w:val="en-US"/>
        </w:rPr>
        <w:t xml:space="preserve">ምንድን ነው </w:t>
      </w:r>
      <w:r>
        <w:rPr>
          <w:color w:val="ff0000"/>
          <w:sz w:val="24"/>
          <w:szCs w:val="24"/>
          <w:lang w:val="en-US"/>
        </w:rPr>
        <w:t>የእግዚአብሔር</w:t>
      </w:r>
      <w:r>
        <w:rPr>
          <w:sz w:val="24"/>
          <w:szCs w:val="24"/>
          <w:lang w:val="en-US"/>
        </w:rPr>
        <w:t xml:space="preserve"> ትእዛዝ? እምነት ምንድን ነው? ተዋህዶ ምንድን ናት? እምነታችን ምንድን ናት? ቃሉ ምን ይላል? </w:t>
      </w:r>
      <w:r>
        <w:rPr>
          <w:color w:val="ff0000"/>
          <w:sz w:val="24"/>
          <w:szCs w:val="24"/>
          <w:lang w:val="en-US"/>
        </w:rPr>
        <w:t>እግዚአብሔር</w:t>
      </w:r>
      <w:r>
        <w:rPr>
          <w:sz w:val="24"/>
          <w:szCs w:val="24"/>
          <w:lang w:val="en-US"/>
        </w:rPr>
        <w:t xml:space="preserve"> እኮ ያዘጋጀው ነው ይሄ ቃል። ይሄውላችሁ ይሄ እንዲህ ነው፣ ይሄ እንዲህ ነው፣ ይሄ እንዲህ ነው ይሄንን ጨብጡ ይሄንን ሳትይዙ እኮ እምነታችሁን መከላልከል እትችሉም! ከጠላት መከላከል አትችሉም። </w:t>
      </w:r>
      <w:r>
        <w:rPr>
          <w:color w:val="ff0000"/>
          <w:sz w:val="24"/>
          <w:szCs w:val="24"/>
          <w:lang w:val="en-US"/>
        </w:rPr>
        <w:t>የእግዚአብሔር</w:t>
      </w:r>
      <w:r>
        <w:rPr>
          <w:sz w:val="24"/>
          <w:szCs w:val="24"/>
          <w:lang w:val="en-US"/>
        </w:rPr>
        <w:t xml:space="preserve"> ፈቃድ ምን ይላል፣ ትእዛዙ ምን ይላል የሚለውን ሰምታችሁ በልባቸው ከሰነቃችሁ ይሄ ጠላት ቢመጣ ትከላከላላች፤ ከመንገዱ ላለመውጣት ትጠነቀቃላችሁ፤ ቃሉ ጋሻችሁ ነው! ቃሉ መዋጊያችሁ ነው! ቃሉ ጠላትን ማባረርያችሁ ነው! ከዛ አልፎ ደሞ ቃሉ ዉስጥ ያለው ትእዛዙን፣ ስርአቱን፣ ፈቃዱን ታውቃላችሁ ይሄ ነው! ይሄ ነው! ይሄ ነው! ይሄ ነው ብሎ የሚያስተምር የንስሃ አባት ነኝ የሚል በሙሉ እቤታችሁ መጥቶ ይሄንን አስተምሮ ያውቃል ወይ? ቃሉን እስጨብጦ ያውቃል ወይ? በተለይ ባልቴቶች ጋ የሚሄዱ የነፍስ አባት ነን የምትሉ። በተለይ አባት ናችሁ የምትባሉ ይሄን ተናግራችሁ ታውቃላችሁ? አዎ ሂዳችሁ ፀሎት ታደርሳላችሁ! ኪዳን ታደርሳላችሁ! ቤቱ ዉስጥ ፀበል ትረጫላችሁ በቃ እንዴት ናችሁ? ደህና ናችሁ? ደህና ሰነበታችሁ? እንዴት ነው? በርቱ አይዟችሁ ምናምን ይሄን ልትሉ ትችላላችሁ። ይሄ ብቻውን </w:t>
      </w:r>
      <w:r w:rsidRPr="FB76B66B">
        <w:rPr>
          <w:color w:val="ff0000"/>
          <w:sz w:val="24"/>
          <w:szCs w:val="24"/>
          <w:lang w:val="en-US"/>
          <w:rPrChange w:id="28" w:author="ZTE Blade L8" w:date="2024-06-18T05:50:00Z">
            <w:rPr>
              <w:sz w:val="24"/>
              <w:szCs w:val="24"/>
              <w:lang w:val="en-US"/>
            </w:rPr>
          </w:rPrChange>
        </w:rPr>
        <w:t>የእግዚአብሔርን</w:t>
      </w:r>
      <w:r>
        <w:rPr>
          <w:sz w:val="24"/>
          <w:szCs w:val="24"/>
          <w:lang w:val="en-US"/>
        </w:rPr>
        <w:t xml:space="preserve"> ሰው ያንፃል? እዛ ቤተሰብ ዉስጥ እንንተ አባት የሆናችሁበት ቤተሰብ ዉስጥ ልጆች አሉ፣ ሰራተኛ አለ፣ ልጅ አለ እነዚህ ሁሉ እናንተ አባትና እናቶቻቸውን ብታንፁ ኖሮ በቃሉ ከቃሉ እየገለፃችሁ </w:t>
      </w:r>
      <w:r w:rsidRPr="F893A90C">
        <w:rPr>
          <w:color w:val="ff0000"/>
          <w:sz w:val="24"/>
          <w:szCs w:val="24"/>
          <w:lang w:val="en-US"/>
          <w:rPrChange w:id="29" w:author="ZTE Blade L8" w:date="2024-06-18T05:50:00Z">
            <w:rPr>
              <w:sz w:val="24"/>
              <w:szCs w:val="24"/>
              <w:lang w:val="en-US"/>
            </w:rPr>
          </w:rPrChange>
        </w:rPr>
        <w:t>የእግዚአብሔርን</w:t>
      </w:r>
      <w:r>
        <w:rPr>
          <w:sz w:val="24"/>
          <w:szCs w:val="24"/>
          <w:lang w:val="en-US"/>
        </w:rPr>
        <w:t xml:space="preserve"> ትእዛዝ ብታስጨብጧቸው ኖሮ ልጆችቸውንም እነሱ ያንፃሉ ቤት ያሉትን ሁሉ ያንፃሉ ጎረቤቶቻቸውን ሁሉ ያንፃሉ ተዋህዶ ኦርቶዶክስ ቤተክርስቲያናችን ትልእኮዋ ምንድ ነው ንይሄንን ነበረ። አባቶቻችን እኮ ሰፊ ጊዜያቸውን የሚያጠፉት </w:t>
      </w:r>
      <w:r>
        <w:rPr>
          <w:color w:val="ff0000"/>
          <w:sz w:val="24"/>
          <w:szCs w:val="24"/>
          <w:lang w:val="en-US"/>
        </w:rPr>
        <w:t>የእግዚአብሔርን</w:t>
      </w:r>
      <w:r>
        <w:rPr>
          <w:sz w:val="24"/>
          <w:szCs w:val="24"/>
          <w:lang w:val="en-US"/>
        </w:rPr>
        <w:t xml:space="preserve"> ቃል በመማር ነው። ልጆቻቸውን ትምህርት ቤት ብከው የሚሰዱት የት ነው? አብነት ትምህርት ቤት አይደለም? ፊደል ይቆጥራል። ፊደሉ ምንድን ነው የሚናገረው? አቡጊዳው ምንድን ነው የሚናገረው? ወንጌሉ ምንድን ነው የሚናገረው? ከፍ ሲል ወደ ወንጌል ከፍ ሲል ወደ ዳዊት ከፍ ሲል እነ ጳውሎስን ትልልቆችን መፅሃፍ ልጆች ተልከው የሚማሩት </w:t>
      </w:r>
      <w:r>
        <w:rPr>
          <w:color w:val="ff0000"/>
          <w:sz w:val="24"/>
          <w:szCs w:val="24"/>
          <w:lang w:val="en-US"/>
        </w:rPr>
        <w:t>የእግዚአብሔርን</w:t>
      </w:r>
      <w:r>
        <w:rPr>
          <w:sz w:val="24"/>
          <w:szCs w:val="24"/>
          <w:lang w:val="en-US"/>
        </w:rPr>
        <w:t xml:space="preserve"> ቃል ነው። አለ አሁን? ደሞ የዚህ ትውልድ እኮ የሚደንቀው ይሄ ከነ እንግሊዝኛ ትምህርት ከየ መዋለ ህፃናት አድጎ በዛው አድጎ ወጦ 12ኛ ሲደርስ ኮለጅ መንፈሳዊ ኮለጅ የሚባለው ዝምብሎ ይመለምልና ያስገባል። ከዛ መናፍቅ ሆኖ ይወጣል። በቃ ከስር መሰረት የለው እናትና አባቱ መሰረት አላስያዙት ተዋህዶ ምንድን ናት አያውቅም ሮጦ ገባ እዛ መንፈሳዊ ኮለጅ ከዛ </w:t>
      </w:r>
      <w:r w:rsidRPr="5B35495F">
        <w:rPr>
          <w:color w:val="ff0000"/>
          <w:sz w:val="24"/>
          <w:szCs w:val="24"/>
          <w:lang w:val="en-US"/>
          <w:rPrChange w:id="30" w:author="ZTE Blade L8" w:date="2024-06-18T05:50:00Z">
            <w:rPr>
              <w:sz w:val="24"/>
              <w:szCs w:val="24"/>
              <w:lang w:val="en-US"/>
            </w:rPr>
          </w:rPrChange>
        </w:rPr>
        <w:t>የእግዚአብሔር</w:t>
      </w:r>
      <w:r>
        <w:rPr>
          <w:sz w:val="24"/>
          <w:szCs w:val="24"/>
          <w:lang w:val="en-US"/>
        </w:rPr>
        <w:t xml:space="preserve"> ቃል እንዲህ ነው የሚሉት ይሄን 66 መፅሃፍ ይጨብጣል ከዛ እንደፈለገው ያወራል ለፍላፊ ሆኖ ይወጣል! መናፍቅ ሆኖ ይወጣል።</w:t>
      </w:r>
    </w:p>
    <w:p>
      <w:pPr>
        <w:pStyle w:val="style0"/>
        <w:jc w:val="both"/>
        <w:rPr>
          <w:sz w:val="24"/>
          <w:szCs w:val="24"/>
        </w:rPr>
      </w:pPr>
      <w:r>
        <w:rPr>
          <w:sz w:val="24"/>
          <w:szCs w:val="24"/>
          <w:lang w:val="en-US"/>
        </w:rPr>
        <w:tab/>
      </w:r>
      <w:r>
        <w:rPr>
          <w:color w:val="ff0000"/>
          <w:sz w:val="24"/>
          <w:szCs w:val="24"/>
          <w:lang w:val="en-US"/>
        </w:rPr>
        <w:t>ድንግልን</w:t>
      </w:r>
      <w:r>
        <w:rPr>
          <w:sz w:val="24"/>
          <w:szCs w:val="24"/>
          <w:lang w:val="en-US"/>
        </w:rPr>
        <w:t xml:space="preserve"> ክዶ ይወጣል ቅዱሳን አባቶቻችንን የሚያማልዱንን ታላላቅ ተጋድሎ ያደረጉትን እነሱን ክዶ ይወጣል። ክዶ እንደገና አስካጂ ሆኖ ደሞ አስተማሪ ሆኖ በናንተው ቤተክርስቲያን አናት ላይ በተዋህዶ ኦአቶዶክስ ቤተክርስቶያን ላይ ይሰለጥናል። ዛሬ የምታዩአቸው እነዚህ ናቸው። በዚህ ትምህርታችን ላይ ደግሜ ላነሳው የምወደው ኮለጅ ከሚባለው ዛሬ የእመቤታችንን ተአምረ ማርያም ስለ እመቤታችን ባጠቃላይ የሚነገር ነገር ሁሉ ከካሪኩለም እንዲወጣ ተደርጓል ትሄንን ምዕመን ሁሉ እንድታውቅ። አሁን ቤተክርስቲያንህ መናፍቆች የሰለጠኑባት መሆኑን በዚህ እወቅ፤ ተሓድሶዎች የሰለጠኑ መሆኑን በዚህ እወቅ፤ ቅባቶች በዚህ እንደሰለጠኑ በዚህ እወቅ፤ እወቅ የት እንደወደቀ እምነትህ ከውስጥ ምስጥ እንደሚቦረቡረው ግንድ አኮ ቦርቡረው ቦርቡረው ጨርሰውሃል። ወደ ትእዛዙ እንድታስብ አይፈልጉም ተረት እንድታዳምጥ ነው የሚፈልጉት። ተረት! አንድ ቃል ይጠቅሱና ከዛች ከወንጌሏ ያንጠለጥሉና ከዛ በኋላ በዛ 3 ሰአት 4 ሰአት ሙሉ ላምተ ተረት ያወሩልሃል ደስ ያላቸውን እየዘበራረቁ በቃ እስተማሩ ማለት ነው። ሃሜት ያስተምሩሃል! ትችት ስድብ ነው ነቀፋ ነው ይሄ ነው ትምህርት? እነሱንም ደሞ ጆሮህን ከፍተህ ታዳምጣለህ ምእመም የምትባል በሙሉ። ግን እኔ አልፈርድባችሁም ባብዛኛው በቃሉ ላይ ያልተመሰረተ እምነት </w:t>
      </w:r>
      <w:r w:rsidRPr="330DB02B">
        <w:rPr>
          <w:color w:val="ff0000"/>
          <w:sz w:val="24"/>
          <w:szCs w:val="24"/>
          <w:lang w:val="en-US"/>
          <w:rPrChange w:id="31" w:author="ZTE Blade L8" w:date="2024-06-18T05:50:00Z">
            <w:rPr>
              <w:sz w:val="24"/>
              <w:szCs w:val="24"/>
              <w:lang w:val="en-US"/>
            </w:rPr>
          </w:rPrChange>
        </w:rPr>
        <w:t>የእግዚአብሔርን</w:t>
      </w:r>
      <w:r>
        <w:rPr>
          <w:sz w:val="24"/>
          <w:szCs w:val="24"/>
          <w:lang w:val="en-US"/>
        </w:rPr>
        <w:t xml:space="preserve"> ፈቃድና ትእዛዝ ያላወቀ ልቡና፣ ህሊና ምን ይፈረድበታል? የጣፈጠ ወሬ በተነገረበት ስፍራ በየመድረኩ በሚሰደብበት በሚተችበት ስፍራ ላይ ሁሉ እናንተም እልል እያላችሁ ታመሰግናላችሁ። ቃሉ ላይ አልተመሰረታችሁም </w:t>
      </w:r>
      <w:r>
        <w:rPr>
          <w:color w:val="ff0000"/>
          <w:sz w:val="24"/>
          <w:szCs w:val="24"/>
          <w:lang w:val="en-US"/>
        </w:rPr>
        <w:t>የእግዚአብሔር</w:t>
      </w:r>
      <w:r>
        <w:rPr>
          <w:sz w:val="24"/>
          <w:szCs w:val="24"/>
          <w:lang w:val="en-US"/>
        </w:rPr>
        <w:t xml:space="preserve"> ቃል ምን ይላል የሚለውን ልባችሁ አልሰነቀም ህጉን አልጨበጣችሁ ትእዛዙ ይህን ይህን ነው የሚለውን አልሰማችሁም አልተነገራችሁም። መሰረታዉ የተዋህዶ እምነት ጭብጦች እነዚህ እነዚህ ናቸው ህይወትህ በዚህ ላይ ነው ጉዞ ማድረግ ያለባት። ከዚህ መንገድ ፈቅ እንዳትል ግራና ቀኝ እንዳትል ብሎ የሚነግርህ የለም የሚያስተምር የለም። መፎከር ነው መሳደብ ነው መተቸት ነው! </w:t>
      </w:r>
      <w:r>
        <w:rPr>
          <w:color w:val="ff0000"/>
          <w:sz w:val="24"/>
          <w:szCs w:val="24"/>
          <w:lang w:val="en-US"/>
        </w:rPr>
        <w:t>እግዚአብሔር</w:t>
      </w:r>
      <w:r>
        <w:rPr>
          <w:sz w:val="24"/>
          <w:szCs w:val="24"/>
          <w:lang w:val="en-US"/>
        </w:rPr>
        <w:t xml:space="preserve"> ምን አለ? ምን አለ? ቃሌን ስማ ሰው በምግብ ብቻ አይድለም የሚኖረው! </w:t>
      </w:r>
      <w:r w:rsidRPr="5F228EBC">
        <w:rPr>
          <w:color w:val="ff0000"/>
          <w:sz w:val="24"/>
          <w:szCs w:val="24"/>
          <w:lang w:val="en-US"/>
          <w:rPrChange w:id="32" w:author="ZTE Blade L8" w:date="2024-06-18T05:51:00Z">
            <w:rPr>
              <w:sz w:val="24"/>
              <w:szCs w:val="24"/>
              <w:lang w:val="en-US"/>
            </w:rPr>
          </w:rPrChange>
        </w:rPr>
        <w:t>የእግዚአብሔርን</w:t>
      </w:r>
      <w:r>
        <w:rPr>
          <w:sz w:val="24"/>
          <w:szCs w:val="24"/>
          <w:lang w:val="en-US"/>
        </w:rPr>
        <w:t xml:space="preserve"> ቃል በመስማት ነው! ለህይወታችሁ ለነፍሳችሁ </w:t>
      </w:r>
      <w:r>
        <w:rPr>
          <w:color w:val="ff0000"/>
          <w:sz w:val="24"/>
          <w:szCs w:val="24"/>
          <w:lang w:val="en-US"/>
        </w:rPr>
        <w:t>የእግዚአብሔር</w:t>
      </w:r>
      <w:r>
        <w:rPr>
          <w:sz w:val="24"/>
          <w:szCs w:val="24"/>
          <w:lang w:val="en-US"/>
        </w:rPr>
        <w:t xml:space="preserve"> ቃል ወሳኝና የሚያፀና የሚያበረታችሁ ቃል እሱ ነው። ሰው የሚያደርጋችሁ እሱ ነው </w:t>
      </w:r>
      <w:r w:rsidRPr="56DFB3B1">
        <w:rPr>
          <w:color w:val="ff0000"/>
          <w:sz w:val="24"/>
          <w:szCs w:val="24"/>
          <w:lang w:val="en-US"/>
          <w:rPrChange w:id="33" w:author="ZTE Blade L8" w:date="2024-06-18T05:51:00Z">
            <w:rPr>
              <w:sz w:val="24"/>
              <w:szCs w:val="24"/>
              <w:lang w:val="en-US"/>
            </w:rPr>
          </w:rPrChange>
        </w:rPr>
        <w:t>እግዚአብሔር</w:t>
      </w:r>
      <w:r>
        <w:rPr>
          <w:sz w:val="24"/>
          <w:szCs w:val="24"/>
          <w:lang w:val="en-US"/>
        </w:rPr>
        <w:t xml:space="preserve"> ነገ እኮ ፍርዱን የሚያመጣው በቃሉ ተመስርቶ ነው። ያዘዝኩህን ፈፅመሃል፣ የነገርሁን አድርገሃል፣ የመከርሁህን ፈፅመሃል፣ በዛ ሄደህበታል በትእዛዜ፣ በሕጌ፣ በፍርዴ በነዚህ ሁሉ ላይ ሄደሃል? ንስሃ ገብተሃል ላጠፋኸው ሁሉ? ይሄንን ሁሉ ታደርጋላችሁ? እኛ የኢትዮጵያ የዓለም ብርሃን ቤተሰቦች ምን እያደረግን ነው ያለነው? ቃሉን እንድትጨብጡ ወንጌሉን ሁሉ እያስተማርን ያለነው ቃሉን መሰረቱን እንድትጨብጡ። እየቆነጠርን ነው? አይደለም! አንድ አረፍተ ነገር አንዘልም በሙሉ ነው የምናነሳውና የምናስተምረው። አንድም ቃል መዝለል አይቻልም </w:t>
      </w:r>
      <w:r>
        <w:rPr>
          <w:color w:val="ff0000"/>
          <w:sz w:val="24"/>
          <w:szCs w:val="24"/>
          <w:lang w:val="en-US"/>
        </w:rPr>
        <w:t>የእግዚአብሔርን</w:t>
      </w:r>
      <w:r>
        <w:rPr>
          <w:sz w:val="24"/>
          <w:szCs w:val="24"/>
          <w:lang w:val="en-US"/>
        </w:rPr>
        <w:t xml:space="preserve"> ቃል ሁሏንም ነው እያስቀመጥን የምንነግራችሁ።</w:t>
      </w:r>
    </w:p>
    <w:p>
      <w:pPr>
        <w:pStyle w:val="style0"/>
        <w:jc w:val="both"/>
        <w:rPr>
          <w:sz w:val="24"/>
          <w:szCs w:val="24"/>
        </w:rPr>
      </w:pPr>
      <w:r>
        <w:rPr>
          <w:sz w:val="24"/>
          <w:szCs w:val="24"/>
          <w:lang w:val="en-US"/>
        </w:rPr>
        <w:tab/>
      </w:r>
      <w:r>
        <w:rPr>
          <w:sz w:val="24"/>
          <w:szCs w:val="24"/>
          <w:lang w:val="en-US"/>
        </w:rPr>
        <w:t xml:space="preserve">እኛ አናቋርጥም ፈቃዱ </w:t>
      </w:r>
      <w:r>
        <w:rPr>
          <w:color w:val="ff0000"/>
          <w:sz w:val="24"/>
          <w:szCs w:val="24"/>
          <w:lang w:val="en-US"/>
        </w:rPr>
        <w:t>እግዚአብሔር</w:t>
      </w:r>
      <w:r>
        <w:rPr>
          <w:sz w:val="24"/>
          <w:szCs w:val="24"/>
          <w:lang w:val="en-US"/>
        </w:rPr>
        <w:t xml:space="preserve"> እስከሆነ የማስተማሪያው መንገድ ክፍት እስከሆነ ድረስ እኛ ትምህርታችንን መስጠት አናቋርጥም። ለምን? </w:t>
      </w:r>
      <w:r>
        <w:rPr>
          <w:color w:val="ff0000"/>
          <w:sz w:val="24"/>
          <w:szCs w:val="24"/>
          <w:lang w:val="en-US"/>
        </w:rPr>
        <w:t>የእግዚአብሔር</w:t>
      </w:r>
      <w:r>
        <w:rPr>
          <w:sz w:val="24"/>
          <w:szCs w:val="24"/>
          <w:lang w:val="en-US"/>
        </w:rPr>
        <w:t xml:space="preserve"> ህዝብ መታነፅ የሚገባው </w:t>
      </w:r>
      <w:r>
        <w:rPr>
          <w:color w:val="ff0000"/>
          <w:sz w:val="24"/>
          <w:szCs w:val="24"/>
          <w:lang w:val="en-US"/>
        </w:rPr>
        <w:t>በእግዚአብሔር</w:t>
      </w:r>
      <w:r>
        <w:rPr>
          <w:sz w:val="24"/>
          <w:szCs w:val="24"/>
          <w:lang w:val="en-US"/>
        </w:rPr>
        <w:t xml:space="preserve"> ቃል ላይ ነው። በብርሃኑ ነው። ጨለማን የምትዋጉት እኮ ብርሃን ላይ ቆማችሁ ነው። ብርሃን ላይ ለመቆም ደሞ ምን ያስፈልጋችኋል ህጉ፣ ትእዛዙ፣ ቃሉ፣ ስርአቱ እነዚህ ሁሉ ያስፈልጓችኋል። ትጥቅ ልታደርጓቸው ይገባል። አንድ ወታደር ሰልጥኖ ወደ ዉጊያ ሲሄድ ጠብ መንጃ ይሰጠዋል ጥይት ቢከለከለውም መዋጋት ይችላል? አይችልም! ምክንያቱም ጥይት የለውም የሚተኩሰው ነገር የለውም። </w:t>
      </w:r>
      <w:r>
        <w:rPr>
          <w:color w:val="ff0000"/>
          <w:sz w:val="24"/>
          <w:szCs w:val="24"/>
          <w:lang w:val="en-US"/>
        </w:rPr>
        <w:t>የእግዚአብሔር</w:t>
      </w:r>
      <w:r>
        <w:rPr>
          <w:sz w:val="24"/>
          <w:szCs w:val="24"/>
          <w:lang w:val="en-US"/>
        </w:rPr>
        <w:t xml:space="preserve"> ቃል ትጥቃችሁ ነው፣ ጋሻችሁ ነው፣ ጥይታችሁ ነው፣ መከታችሁ ነው፣ ጠላትን መምቻ ነው። አሁን መናፍቅ መጥቶ </w:t>
      </w:r>
      <w:r>
        <w:rPr>
          <w:color w:val="ff0000"/>
          <w:sz w:val="24"/>
          <w:szCs w:val="24"/>
          <w:lang w:val="en-US"/>
        </w:rPr>
        <w:t>ኢየሱስን</w:t>
      </w:r>
      <w:r>
        <w:rPr>
          <w:sz w:val="24"/>
          <w:szCs w:val="24"/>
          <w:lang w:val="en-US"/>
        </w:rPr>
        <w:t xml:space="preserve"> ታውቀዋለህ? በመጀመሪያ ደረጃ ሲመጡ እነሱ ቃሉን ታውቀዋለህ? </w:t>
      </w:r>
      <w:r>
        <w:rPr>
          <w:color w:val="ff0000"/>
          <w:sz w:val="24"/>
          <w:szCs w:val="24"/>
          <w:lang w:val="en-US"/>
        </w:rPr>
        <w:t>የእግዚአብሔር</w:t>
      </w:r>
      <w:r>
        <w:rPr>
          <w:sz w:val="24"/>
          <w:szCs w:val="24"/>
          <w:lang w:val="en-US"/>
        </w:rPr>
        <w:t xml:space="preserve"> ቃል እኮ እንደዚህ ነው የሚለው። ስለ </w:t>
      </w:r>
      <w:r w:rsidRPr="23F42691">
        <w:rPr>
          <w:color w:val="ff0000"/>
          <w:sz w:val="24"/>
          <w:szCs w:val="24"/>
          <w:lang w:val="en-US"/>
          <w:rPrChange w:id="34" w:author="ZTE Blade L8" w:date="2024-06-18T06:05:00Z">
            <w:rPr>
              <w:sz w:val="24"/>
              <w:szCs w:val="24"/>
              <w:lang w:val="en-US"/>
            </w:rPr>
          </w:rPrChange>
        </w:rPr>
        <w:t>ኢየሱስ</w:t>
      </w:r>
      <w:r>
        <w:rPr>
          <w:sz w:val="24"/>
          <w:szCs w:val="24"/>
          <w:lang w:val="en-US"/>
        </w:rPr>
        <w:t xml:space="preserve"> እኮ ይሄ ነው ይሄ ነው የሚለው! ዞር በል </w:t>
      </w:r>
      <w:r>
        <w:rPr>
          <w:color w:val="ff0000"/>
          <w:sz w:val="24"/>
          <w:szCs w:val="24"/>
          <w:lang w:val="en-US"/>
        </w:rPr>
        <w:t>እግዚአብሔር</w:t>
      </w:r>
      <w:r>
        <w:rPr>
          <w:sz w:val="24"/>
          <w:szCs w:val="24"/>
          <w:lang w:val="en-US"/>
        </w:rPr>
        <w:t xml:space="preserve"> ይገስፅህ </w:t>
      </w:r>
      <w:r>
        <w:rPr>
          <w:color w:val="ff0000"/>
          <w:sz w:val="24"/>
          <w:szCs w:val="24"/>
          <w:lang w:val="en-US"/>
        </w:rPr>
        <w:t>የእግዚአብሔርን</w:t>
      </w:r>
      <w:r>
        <w:rPr>
          <w:sz w:val="24"/>
          <w:szCs w:val="24"/>
          <w:lang w:val="en-US"/>
        </w:rPr>
        <w:t xml:space="preserve"> ቃል አንተ ለኔ አታስተምረኝም! </w:t>
      </w:r>
      <w:r>
        <w:rPr>
          <w:color w:val="ff0000"/>
          <w:sz w:val="24"/>
          <w:szCs w:val="24"/>
          <w:lang w:val="en-US"/>
        </w:rPr>
        <w:t>የእግዚአብሔርን</w:t>
      </w:r>
      <w:r>
        <w:rPr>
          <w:sz w:val="24"/>
          <w:szCs w:val="24"/>
          <w:lang w:val="en-US"/>
        </w:rPr>
        <w:t xml:space="preserve"> ቃል እኔ አውቀዋለሁ። </w:t>
      </w:r>
      <w:r>
        <w:rPr>
          <w:color w:val="ff0000"/>
          <w:sz w:val="24"/>
          <w:szCs w:val="24"/>
          <w:lang w:val="en-US"/>
        </w:rPr>
        <w:t>የእግዚአብሔር</w:t>
      </w:r>
      <w:r>
        <w:rPr>
          <w:sz w:val="24"/>
          <w:szCs w:val="24"/>
          <w:lang w:val="en-US"/>
        </w:rPr>
        <w:t xml:space="preserve"> ቃል በየ ሜዳው ላይ ዝም ብሎ የሚወራ አይደለም የከበረ ቃል ነው። ሰማይና ምድርን የዘረጋ </w:t>
      </w:r>
      <w:r>
        <w:rPr>
          <w:color w:val="ff0000"/>
          <w:sz w:val="24"/>
          <w:szCs w:val="24"/>
          <w:lang w:val="en-US"/>
        </w:rPr>
        <w:t>የእግዚአብሔር</w:t>
      </w:r>
      <w:r>
        <w:rPr>
          <w:sz w:val="24"/>
          <w:szCs w:val="24"/>
          <w:lang w:val="en-US"/>
        </w:rPr>
        <w:t xml:space="preserve"> ቃል ነው ስፍራና ቦታ አለው የሚነገርበት ቦታ። በመጀመሪያ አንተ ማነህ ስለ </w:t>
      </w:r>
      <w:r>
        <w:rPr>
          <w:color w:val="ff0000"/>
          <w:sz w:val="24"/>
          <w:szCs w:val="24"/>
          <w:lang w:val="en-US"/>
        </w:rPr>
        <w:t>እግዚአብሔር</w:t>
      </w:r>
      <w:r>
        <w:rPr>
          <w:sz w:val="24"/>
          <w:szCs w:val="24"/>
          <w:lang w:val="en-US"/>
        </w:rPr>
        <w:t xml:space="preserve"> ቃል እኔን የምታስተምር? የት ታውቀዋለህ? ምንድን ነው ስርአቱ </w:t>
      </w:r>
      <w:r>
        <w:rPr>
          <w:color w:val="ff0000"/>
          <w:sz w:val="24"/>
          <w:szCs w:val="24"/>
          <w:lang w:val="en-US"/>
        </w:rPr>
        <w:t>የእግዚአብሔር</w:t>
      </w:r>
      <w:r>
        <w:rPr>
          <w:sz w:val="24"/>
          <w:szCs w:val="24"/>
          <w:lang w:val="en-US"/>
        </w:rPr>
        <w:t xml:space="preserve">? </w:t>
      </w:r>
      <w:r>
        <w:rPr>
          <w:color w:val="ff0000"/>
          <w:sz w:val="24"/>
          <w:szCs w:val="24"/>
          <w:lang w:val="en-US"/>
        </w:rPr>
        <w:t>የእግዚአብሔር</w:t>
      </w:r>
      <w:r>
        <w:rPr>
          <w:sz w:val="24"/>
          <w:szCs w:val="24"/>
          <w:lang w:val="en-US"/>
        </w:rPr>
        <w:t xml:space="preserve"> ፈቃድ ምንድን ነው? ህጎቹስ ምንድን ናቸው? ንገረኝ እንኪ መጀመሪያ አንተ </w:t>
      </w:r>
      <w:r>
        <w:rPr>
          <w:color w:val="ff0000"/>
          <w:sz w:val="24"/>
          <w:szCs w:val="24"/>
          <w:lang w:val="en-US"/>
        </w:rPr>
        <w:t>የእግዚአብሔርን</w:t>
      </w:r>
      <w:r>
        <w:rPr>
          <w:sz w:val="24"/>
          <w:szCs w:val="24"/>
          <w:lang w:val="en-US"/>
        </w:rPr>
        <w:t xml:space="preserve"> ህጎች ንገረኝ። ትእዛዛቱን ንገረኝ ምንድን ናቸው? እስኪ </w:t>
      </w:r>
      <w:r>
        <w:rPr>
          <w:color w:val="ff0000"/>
          <w:sz w:val="24"/>
          <w:szCs w:val="24"/>
          <w:lang w:val="en-US"/>
        </w:rPr>
        <w:t>እግዚአብሔር</w:t>
      </w:r>
      <w:r>
        <w:rPr>
          <w:sz w:val="24"/>
          <w:szCs w:val="24"/>
          <w:lang w:val="en-US"/>
        </w:rPr>
        <w:t xml:space="preserve"> ያለውን ስርአቱንም፣ ትእዛዙን፣ ፍርዱንም፣ ቃሉንም፣ ህጎቹንም ንገረኝ እንኪ። ገና ክመጀመሪያው ምንድን ነው የሚለው? እስኪ ስለ ቸሩ </w:t>
      </w:r>
      <w:r>
        <w:rPr>
          <w:color w:val="ff0000"/>
          <w:sz w:val="24"/>
          <w:szCs w:val="24"/>
          <w:lang w:val="en-US"/>
        </w:rPr>
        <w:t>መድኃኔዓለም</w:t>
      </w:r>
      <w:r>
        <w:rPr>
          <w:sz w:val="24"/>
          <w:szCs w:val="24"/>
          <w:lang w:val="en-US"/>
        </w:rPr>
        <w:t xml:space="preserve"> ከመናገርህ በፊት እስኪ ነገረኝ እነዚህ የእምነቴን መሰረቶች ንገረኝ? አይመልስላችሁም! እሱ ያጠናው ጥቅስ ነው! የት ያውቃልና ነው። ስለምታውቁት እ? በፊታችሁ ሊቆም አይችልም። ሌባ ሌባ ነው! አንተ ሌባ ነህ አውቅሃለሁ እኔን ልታታልል ነው? ብትሉት ሌብነቱ ስለታወቀ ጥሎ ነው የሚሄደው። ግን ሌባ ሌባ መሆኑን የምታውቁት ሲሆን ነው። ያለበለዚያ ያታልላችኋል። እንዴት ነህ ወዳጀ? ምናምን ልድርግፍህ? ላግዝህ? እያለ ኪስህ ገብቶ ዘርፎህ ይሄዳል። </w:t>
      </w:r>
      <w:r>
        <w:rPr>
          <w:color w:val="ff0000"/>
          <w:sz w:val="24"/>
          <w:szCs w:val="24"/>
          <w:lang w:val="en-US"/>
        </w:rPr>
        <w:t>የእግዚአብሔርን</w:t>
      </w:r>
      <w:r>
        <w:rPr>
          <w:sz w:val="24"/>
          <w:szCs w:val="24"/>
          <w:lang w:val="en-US"/>
        </w:rPr>
        <w:t xml:space="preserve"> ቃል የማያውቅ ሰው፣ ትእዛዙን የማያዳምጥ ሰው፣ በትእዛዙ የማይፀና ሰው እህ? ስርአቱም የማያውቅ፣ ፍርዱን የማያውቅ፣ ቃሉም የማይረዳ፣ መሰረቱን ያልጨበጠ ሰው በጠላት ነፍሱ ትዘረፋለች። ነፍሳችሁ እኮ ነው የምትዘረፈው በቃ </w:t>
      </w:r>
      <w:r w:rsidRPr="34A65198">
        <w:rPr>
          <w:color w:val="ff0000"/>
          <w:sz w:val="24"/>
          <w:szCs w:val="24"/>
          <w:lang w:val="en-US"/>
          <w:rPrChange w:id="35" w:author="ZTE Blade L8" w:date="2024-06-18T05:51:00Z">
            <w:rPr>
              <w:sz w:val="24"/>
              <w:szCs w:val="24"/>
              <w:lang w:val="en-US"/>
            </w:rPr>
          </w:rPrChange>
        </w:rPr>
        <w:t>ከእግዚአብሔር</w:t>
      </w:r>
      <w:r>
        <w:rPr>
          <w:sz w:val="24"/>
          <w:szCs w:val="24"/>
          <w:lang w:val="en-US"/>
        </w:rPr>
        <w:t xml:space="preserve"> መንገድ ወጣችሁ ማለት ነፍሳችሁን ለሲኦል ወረወራችሁ ማለት ነው።ለዚህ ነው እዚህ ቃል ላይ አሁን ዳዊት መዝሙር 41 ላይ "ዋው" የሚለው ርዕስ ላይ ነው። ከ 118 ነው የጀመርነው ልብ በሉ።</w:t>
      </w:r>
    </w:p>
    <w:p>
      <w:pPr>
        <w:pStyle w:val="style0"/>
        <w:jc w:val="both"/>
        <w:rPr>
          <w:sz w:val="24"/>
          <w:szCs w:val="24"/>
        </w:rPr>
      </w:pPr>
      <w:r>
        <w:rPr>
          <w:sz w:val="24"/>
          <w:szCs w:val="24"/>
          <w:lang w:val="en-US"/>
        </w:rPr>
        <w:tab/>
      </w:r>
      <w:r>
        <w:rPr>
          <w:sz w:val="24"/>
          <w:szCs w:val="24"/>
          <w:lang w:val="en-US"/>
        </w:rPr>
        <w:t>ሥርዓትህንም አሰላስላለሁ ይላል አያችሁ።</w:t>
      </w:r>
    </w:p>
    <w:p>
      <w:pPr>
        <w:pStyle w:val="style0"/>
        <w:jc w:val="both"/>
        <w:rPr>
          <w:sz w:val="24"/>
          <w:szCs w:val="24"/>
        </w:rPr>
      </w:pPr>
      <w:r>
        <w:rPr>
          <w:sz w:val="24"/>
          <w:szCs w:val="24"/>
          <w:lang w:val="en-US"/>
        </w:rPr>
        <w:t>⁴⁸ እጆቼንም ወደ ወደድኋቸው ወደ ትእዛዛትህ አነሣለሁ፤ ሥርዓትህንም አሰላስላሁ።</w:t>
      </w:r>
    </w:p>
    <w:p>
      <w:pPr>
        <w:pStyle w:val="style0"/>
        <w:jc w:val="both"/>
        <w:rPr>
          <w:sz w:val="24"/>
          <w:szCs w:val="24"/>
        </w:rPr>
      </w:pPr>
      <w:r>
        <w:rPr>
          <w:sz w:val="24"/>
          <w:szCs w:val="24"/>
          <w:lang w:val="en-US"/>
        </w:rPr>
        <w:tab/>
      </w:r>
      <w:r>
        <w:rPr>
          <w:sz w:val="24"/>
          <w:szCs w:val="24"/>
          <w:lang w:val="en-US"/>
        </w:rPr>
        <w:t xml:space="preserve">ለምን? እንዴ? ሁል ጊዜ መሳርያችሁ በጃችሁ መኖሩን ጥይት መኖሩን! ጠቭ መንጃችሁ በጃችሁ መኖሩን! ጋሻችሁ መኖሩን ማረጋገጥ አይገባችሁም? በማንኛውም ጊዜ? ወታደር እኮ ናችሁ የማን ወታደር? የቸሩ </w:t>
      </w:r>
      <w:r w:rsidRPr="324E27AD">
        <w:rPr>
          <w:color w:val="ff0000"/>
          <w:sz w:val="24"/>
          <w:szCs w:val="24"/>
          <w:lang w:val="en-US"/>
          <w:rPrChange w:id="36" w:author="ZTE Blade L8" w:date="2024-06-18T06:10:00Z">
            <w:rPr>
              <w:sz w:val="24"/>
              <w:szCs w:val="24"/>
              <w:lang w:val="en-US"/>
            </w:rPr>
          </w:rPrChange>
        </w:rPr>
        <w:t>መድኃኔዓለም</w:t>
      </w:r>
      <w:r>
        <w:rPr>
          <w:sz w:val="24"/>
          <w:szCs w:val="24"/>
          <w:lang w:val="en-US"/>
        </w:rPr>
        <w:t xml:space="preserve"> የሃያሉ </w:t>
      </w:r>
      <w:r>
        <w:rPr>
          <w:color w:val="ff0000"/>
          <w:sz w:val="24"/>
          <w:szCs w:val="24"/>
          <w:lang w:val="en-US"/>
        </w:rPr>
        <w:t>እግዚአብሔር የአብርሃሙ ሥላሴ</w:t>
      </w:r>
      <w:r>
        <w:rPr>
          <w:sz w:val="24"/>
          <w:szCs w:val="24"/>
          <w:lang w:val="en-US"/>
        </w:rPr>
        <w:t xml:space="preserve"> ወታደር ናችሁ እኮ። እንዴ በዚህ ምድር ላይ እኮ እናንተ </w:t>
      </w:r>
      <w:r>
        <w:rPr>
          <w:color w:val="ff0000"/>
          <w:sz w:val="24"/>
          <w:szCs w:val="24"/>
          <w:lang w:val="en-US"/>
        </w:rPr>
        <w:t>የእግዚአብሔር</w:t>
      </w:r>
      <w:r>
        <w:rPr>
          <w:sz w:val="24"/>
          <w:szCs w:val="24"/>
          <w:lang w:val="en-US"/>
        </w:rPr>
        <w:t xml:space="preserve"> ወታደሮች ናችሁ። በናንተ እኮ ነው የሚገለፀው </w:t>
      </w:r>
      <w:r>
        <w:rPr>
          <w:color w:val="ff0000"/>
          <w:sz w:val="24"/>
          <w:szCs w:val="24"/>
          <w:lang w:val="en-US"/>
        </w:rPr>
        <w:t>እግዚአብሔር</w:t>
      </w:r>
      <w:r>
        <w:rPr>
          <w:sz w:val="24"/>
          <w:szCs w:val="24"/>
          <w:lang w:val="en-US"/>
        </w:rPr>
        <w:t xml:space="preserve">። ለሰው ሁሉ ብርሀን ሆናችሁ የምትታዩት እኮ ልጆቹ እናንተ እኮ ናችሁ። </w:t>
      </w:r>
      <w:r>
        <w:rPr>
          <w:color w:val="ff0000"/>
          <w:sz w:val="24"/>
          <w:szCs w:val="24"/>
          <w:lang w:val="en-US"/>
        </w:rPr>
        <w:t>የእግዚአብሔር</w:t>
      </w:r>
      <w:r>
        <w:rPr>
          <w:sz w:val="24"/>
          <w:szCs w:val="24"/>
          <w:lang w:val="en-US"/>
        </w:rPr>
        <w:t xml:space="preserve"> ወታደሮች የምትባሉ የምትጠቀሱ እናንተ ናችሁ። ይሄንን ማስተዋል ይገባችኋል። ስርአቱን ማሰላሰል! ስርአቱን ማሰላሰል። ስለ ማሰላሰል </w:t>
      </w:r>
      <w:r>
        <w:rPr>
          <w:color w:val="ff0000"/>
          <w:sz w:val="24"/>
          <w:szCs w:val="24"/>
          <w:lang w:val="en-US"/>
        </w:rPr>
        <w:t>ስለእግዚአብሔር</w:t>
      </w:r>
      <w:r>
        <w:rPr>
          <w:sz w:val="24"/>
          <w:szCs w:val="24"/>
          <w:lang w:val="en-US"/>
        </w:rPr>
        <w:t xml:space="preserve"> ቃል መሰነቅ ስለ ትእዛዙ ማስተዋል እንዲኖረን </w:t>
      </w:r>
      <w:r w:rsidRPr="63FA8C92">
        <w:rPr>
          <w:color w:val="ff0000"/>
          <w:sz w:val="24"/>
          <w:szCs w:val="24"/>
          <w:lang w:val="en-US"/>
          <w:rPrChange w:id="37" w:author="ZTE Blade L8" w:date="2024-06-18T05:52:00Z">
            <w:rPr>
              <w:sz w:val="24"/>
              <w:szCs w:val="24"/>
              <w:lang w:val="en-US"/>
            </w:rPr>
          </w:rPrChange>
        </w:rPr>
        <w:t>እግዚአብሔር</w:t>
      </w:r>
      <w:r>
        <w:rPr>
          <w:sz w:val="24"/>
          <w:szCs w:val="24"/>
          <w:lang w:val="en-US"/>
        </w:rPr>
        <w:t xml:space="preserve"> ምንድን ነው ያለ? ስለ ቃሉ ማለት ነው ስለ ትእዛዛቶቹ ኦሪት ዘዳግም ላይ ምዕራፍ 6 ላይ እንሂድ ቁጥር 4 ላይ ምን ይላል።</w:t>
      </w:r>
    </w:p>
    <w:p>
      <w:pPr>
        <w:pStyle w:val="style0"/>
        <w:jc w:val="both"/>
        <w:rPr>
          <w:sz w:val="24"/>
          <w:szCs w:val="24"/>
        </w:rPr>
      </w:pPr>
      <w:r>
        <w:rPr>
          <w:sz w:val="24"/>
          <w:szCs w:val="24"/>
          <w:lang w:val="en-US"/>
        </w:rPr>
        <w:t>ዘዳግም 6</w:t>
      </w:r>
    </w:p>
    <w:p>
      <w:pPr>
        <w:pStyle w:val="style0"/>
        <w:jc w:val="both"/>
        <w:rPr>
          <w:sz w:val="24"/>
          <w:szCs w:val="24"/>
        </w:rPr>
      </w:pPr>
      <w:r>
        <w:rPr>
          <w:sz w:val="24"/>
          <w:szCs w:val="24"/>
          <w:lang w:val="en-US"/>
        </w:rPr>
        <w:t>¯¯¯¯¯¯¯¯¯¯</w:t>
      </w:r>
    </w:p>
    <w:p>
      <w:pPr>
        <w:pStyle w:val="style0"/>
        <w:jc w:val="both"/>
        <w:rPr>
          <w:sz w:val="24"/>
          <w:szCs w:val="24"/>
        </w:rPr>
      </w:pPr>
      <w:r>
        <w:rPr>
          <w:sz w:val="24"/>
          <w:szCs w:val="24"/>
          <w:lang w:val="en-US"/>
        </w:rPr>
        <w:t xml:space="preserve">⁴ እስራኤል ሆይ፥ ስማ፤ </w:t>
      </w:r>
    </w:p>
    <w:p>
      <w:pPr>
        <w:pStyle w:val="style0"/>
        <w:jc w:val="both"/>
        <w:rPr>
          <w:sz w:val="24"/>
          <w:szCs w:val="24"/>
        </w:rPr>
      </w:pPr>
      <w:r>
        <w:rPr>
          <w:sz w:val="24"/>
          <w:szCs w:val="24"/>
          <w:lang w:val="en-US"/>
        </w:rPr>
        <w:tab/>
      </w:r>
      <w:r>
        <w:rPr>
          <w:sz w:val="24"/>
          <w:szCs w:val="24"/>
          <w:lang w:val="en-US"/>
        </w:rPr>
        <w:t>እስራኤል ሆይ ስማ፤</w:t>
      </w:r>
    </w:p>
    <w:p>
      <w:pPr>
        <w:pStyle w:val="style0"/>
        <w:jc w:val="both"/>
        <w:rPr>
          <w:sz w:val="24"/>
          <w:szCs w:val="24"/>
        </w:rPr>
      </w:pPr>
      <w:r>
        <w:rPr>
          <w:sz w:val="24"/>
          <w:szCs w:val="24"/>
          <w:lang w:val="en-US"/>
        </w:rPr>
        <w:t xml:space="preserve">አምላካችን </w:t>
      </w:r>
      <w:r>
        <w:rPr>
          <w:color w:val="ff0000"/>
          <w:sz w:val="24"/>
          <w:szCs w:val="24"/>
          <w:lang w:val="en-US"/>
        </w:rPr>
        <w:t>እግዚአብሔር</w:t>
      </w:r>
      <w:r>
        <w:rPr>
          <w:sz w:val="24"/>
          <w:szCs w:val="24"/>
          <w:lang w:val="en-US"/>
        </w:rPr>
        <w:t xml:space="preserve"> አንድ </w:t>
      </w:r>
      <w:r>
        <w:rPr>
          <w:color w:val="ff0000"/>
          <w:sz w:val="24"/>
          <w:szCs w:val="24"/>
          <w:lang w:val="en-US"/>
        </w:rPr>
        <w:t>እግዚአብሔር</w:t>
      </w:r>
      <w:r>
        <w:rPr>
          <w:sz w:val="24"/>
          <w:szCs w:val="24"/>
          <w:lang w:val="en-US"/>
        </w:rPr>
        <w:t xml:space="preserve"> ነው፤</w:t>
      </w:r>
    </w:p>
    <w:p>
      <w:pPr>
        <w:pStyle w:val="style0"/>
        <w:jc w:val="both"/>
        <w:rPr>
          <w:sz w:val="24"/>
          <w:szCs w:val="24"/>
        </w:rPr>
      </w:pPr>
      <w:r>
        <w:rPr>
          <w:sz w:val="24"/>
          <w:szCs w:val="24"/>
          <w:lang w:val="en-US"/>
        </w:rPr>
        <w:t xml:space="preserve">⁵ አንተም አምላክህን </w:t>
      </w:r>
      <w:r>
        <w:rPr>
          <w:color w:val="ff0000"/>
          <w:sz w:val="24"/>
          <w:szCs w:val="24"/>
          <w:lang w:val="en-US"/>
        </w:rPr>
        <w:t>እግዚአብሔርን</w:t>
      </w:r>
      <w:r>
        <w:rPr>
          <w:sz w:val="24"/>
          <w:szCs w:val="24"/>
          <w:lang w:val="en-US"/>
        </w:rPr>
        <w:t xml:space="preserve"> በፍጹም ልብህ በፍጹምም ነፍስህ በፍጹምም ኃይልህ ውደድ።</w:t>
      </w:r>
    </w:p>
    <w:p>
      <w:pPr>
        <w:pStyle w:val="style0"/>
        <w:jc w:val="both"/>
        <w:rPr>
          <w:sz w:val="24"/>
          <w:szCs w:val="24"/>
        </w:rPr>
      </w:pPr>
      <w:r>
        <w:rPr>
          <w:sz w:val="24"/>
          <w:szCs w:val="24"/>
          <w:lang w:val="en-US"/>
        </w:rPr>
        <w:tab/>
      </w:r>
      <w:r>
        <w:rPr>
          <w:sz w:val="24"/>
          <w:szCs w:val="24"/>
          <w:lang w:val="en-US"/>
        </w:rPr>
        <w:t xml:space="preserve">እነዚህን ልብ ብላችሁ ያዙ አምላክህን </w:t>
      </w:r>
      <w:r>
        <w:rPr>
          <w:color w:val="ff0000"/>
          <w:sz w:val="24"/>
          <w:szCs w:val="24"/>
          <w:lang w:val="en-US"/>
        </w:rPr>
        <w:t>እግዚአብሔርን</w:t>
      </w:r>
      <w:r>
        <w:rPr>
          <w:sz w:val="24"/>
          <w:szCs w:val="24"/>
          <w:lang w:val="en-US"/>
        </w:rPr>
        <w:t xml:space="preserve"> በፍጹም ልብህ በፍጹምም ነፍስህ በፍጹምም ኃይልህ ውደድ። ይሄ ካላችሁ እሱን ነው ፈርታችሁ የምትኖሩት እሱን ነው አክብራችሁ የምትኖሩት፣ እሱን ነው የምትወዱ፤ እባታችሁ ነው፣ እረኛችሁ ነው፤ ጠባቂያችሁ ነው፤ ነፍሳችሁን የሚታደግ እሱ ነው፣ በስጋ የሚባርክ እሱ ነው። ሁሉን የሚያደርግላችሁ </w:t>
      </w:r>
      <w:r w:rsidRPr="27457A3D">
        <w:rPr>
          <w:color w:val="ff0000"/>
          <w:sz w:val="24"/>
          <w:szCs w:val="24"/>
          <w:lang w:val="en-US"/>
          <w:rPrChange w:id="38" w:author="ZTE Blade L8" w:date="2024-06-18T05:52:00Z">
            <w:rPr>
              <w:sz w:val="24"/>
              <w:szCs w:val="24"/>
              <w:lang w:val="en-US"/>
            </w:rPr>
          </w:rPrChange>
        </w:rPr>
        <w:t>እግዚአብሔር</w:t>
      </w:r>
      <w:r>
        <w:rPr>
          <w:sz w:val="24"/>
          <w:szCs w:val="24"/>
          <w:lang w:val="en-US"/>
        </w:rPr>
        <w:t xml:space="preserve"> ነው። </w:t>
      </w:r>
    </w:p>
    <w:p>
      <w:pPr>
        <w:pStyle w:val="style0"/>
        <w:jc w:val="both"/>
        <w:rPr>
          <w:sz w:val="24"/>
          <w:szCs w:val="24"/>
        </w:rPr>
      </w:pPr>
      <w:r>
        <w:rPr>
          <w:sz w:val="24"/>
          <w:szCs w:val="24"/>
          <w:lang w:val="en-US"/>
        </w:rPr>
        <w:tab/>
      </w:r>
      <w:r>
        <w:rPr>
          <w:sz w:val="24"/>
          <w:szCs w:val="24"/>
          <w:lang w:val="en-US"/>
        </w:rPr>
        <w:t>በፍጹም ልብህ በፍጹምም ነፍስህ በፍጹምም ኃይልህ ውደድ። ይሄን ካፀናህ፥</w:t>
      </w:r>
    </w:p>
    <w:p>
      <w:pPr>
        <w:pStyle w:val="style0"/>
        <w:jc w:val="both"/>
        <w:rPr>
          <w:sz w:val="24"/>
          <w:szCs w:val="24"/>
        </w:rPr>
      </w:pPr>
      <w:r>
        <w:rPr>
          <w:sz w:val="24"/>
          <w:szCs w:val="24"/>
          <w:lang w:val="en-US"/>
        </w:rPr>
        <w:t>⁶ እኔም ዛሬ አንተን የማዝዘውን ይህን ቃል በልብህ ያዝ።</w:t>
      </w:r>
    </w:p>
    <w:p>
      <w:pPr>
        <w:pStyle w:val="style0"/>
        <w:jc w:val="both"/>
        <w:rPr>
          <w:sz w:val="24"/>
          <w:szCs w:val="24"/>
        </w:rPr>
      </w:pPr>
      <w:r>
        <w:rPr>
          <w:sz w:val="24"/>
          <w:szCs w:val="24"/>
          <w:lang w:val="en-US"/>
        </w:rPr>
        <w:tab/>
      </w:r>
      <w:r>
        <w:rPr>
          <w:sz w:val="24"/>
          <w:szCs w:val="24"/>
          <w:lang w:val="en-US"/>
        </w:rPr>
        <w:t>ይሄውላችሁ ይሄ ነው ነጥቡ እንግዲህ መላው ምዕመን የኛም ቤተሰብ ከእንም ዉጭ የሆናችሁ በሙሉ የምላችሁ ይሄን ቃል ነው።</w:t>
      </w:r>
    </w:p>
    <w:p>
      <w:pPr>
        <w:pStyle w:val="style0"/>
        <w:jc w:val="both"/>
        <w:rPr>
          <w:sz w:val="24"/>
          <w:szCs w:val="24"/>
        </w:rPr>
      </w:pPr>
      <w:r>
        <w:rPr>
          <w:sz w:val="24"/>
          <w:szCs w:val="24"/>
          <w:lang w:val="en-US"/>
        </w:rPr>
        <w:tab/>
      </w:r>
      <w:r>
        <w:rPr>
          <w:sz w:val="24"/>
          <w:szCs w:val="24"/>
          <w:lang w:val="en-US"/>
        </w:rPr>
        <w:t xml:space="preserve">⁶ እኔም ዛሬ አንተን የማዝዘውን ይህን ቃል በልብህ ያዝ። ነው ያለው </w:t>
      </w:r>
      <w:r>
        <w:rPr>
          <w:color w:val="ff0000"/>
          <w:sz w:val="24"/>
          <w:szCs w:val="24"/>
          <w:lang w:val="en-US"/>
        </w:rPr>
        <w:t>እግዚአብሔር</w:t>
      </w:r>
      <w:r>
        <w:rPr>
          <w:sz w:val="24"/>
          <w:szCs w:val="24"/>
          <w:lang w:val="en-US"/>
        </w:rPr>
        <w:t xml:space="preserve"> ይሄው ከጥንት የተናገረው ይሄን ቃል ነው። በልብህ ያዝ።</w:t>
      </w:r>
    </w:p>
    <w:p>
      <w:pPr>
        <w:pStyle w:val="style0"/>
        <w:jc w:val="both"/>
        <w:rPr>
          <w:sz w:val="24"/>
          <w:szCs w:val="24"/>
        </w:rPr>
      </w:pPr>
      <w:r>
        <w:rPr>
          <w:sz w:val="24"/>
          <w:szCs w:val="24"/>
          <w:lang w:val="en-US"/>
        </w:rPr>
        <w:t>⁷ ለልጆችህም አስተምረው፥</w:t>
      </w:r>
    </w:p>
    <w:p>
      <w:pPr>
        <w:pStyle w:val="style0"/>
        <w:jc w:val="both"/>
        <w:rPr>
          <w:sz w:val="24"/>
          <w:szCs w:val="24"/>
          <w:lang w:val="en-US"/>
        </w:rPr>
      </w:pPr>
      <w:r>
        <w:rPr>
          <w:sz w:val="24"/>
          <w:szCs w:val="24"/>
          <w:lang w:val="en-US"/>
        </w:rPr>
        <w:tab/>
      </w:r>
      <w:r>
        <w:rPr>
          <w:sz w:val="24"/>
          <w:szCs w:val="24"/>
          <w:lang w:val="en-US"/>
        </w:rPr>
        <w:t xml:space="preserve">ለልጆችህ አስተምረው። ሳታውቁ ለልጆች ታስተምራላችሁ? እናንተ መጀመሪያ ለመማር አልፈለጋችሁ! ቃሉን አትሰሙ! ከየት እንደተመሰራትችሁ አትከታተሉም። </w:t>
      </w:r>
      <w:r>
        <w:rPr>
          <w:color w:val="ff0000"/>
          <w:sz w:val="24"/>
          <w:szCs w:val="24"/>
          <w:lang w:val="en-US"/>
        </w:rPr>
        <w:t>በእግዚአብሔር</w:t>
      </w:r>
      <w:r>
        <w:rPr>
          <w:sz w:val="24"/>
          <w:szCs w:val="24"/>
          <w:lang w:val="en-US"/>
        </w:rPr>
        <w:t xml:space="preserve"> ቃል ላይ መሰረት አልጨበጣችሁ ተዋህዶ ምንድን ናት? ይሄንን አታውቁም። እረኞች እንደሆነ ይሄንን ለናንተ ለማስተማር ምንም ፈቃድ የላቸውም የጠፉ ናቸው ለራሳቸውም የሚመልሳቸው ሌላ እረኛ ያስፈልጋቸዋል አንዳንዶችም፣ በአብዛኞቹም አውቀው የጠፉ ናቸው። ሊመለሱ ያልወደዱ </w:t>
      </w:r>
      <w:r>
        <w:rPr>
          <w:color w:val="ff0000"/>
          <w:sz w:val="24"/>
          <w:szCs w:val="24"/>
          <w:lang w:val="en-US"/>
        </w:rPr>
        <w:t>እግዚአብሔርን</w:t>
      </w:r>
      <w:r>
        <w:rPr>
          <w:sz w:val="24"/>
          <w:szCs w:val="24"/>
          <w:lang w:val="en-US"/>
        </w:rPr>
        <w:t xml:space="preserve"> የደፈሩ ደፋሮች ናቸው። ከነዚህ ደሞ እውነት አትጨብጡም ምን ብላችሁ ለልጆቻችሁ ታስተምራላችሁ ይሄው ያዛል </w:t>
      </w:r>
      <w:r>
        <w:rPr>
          <w:color w:val="ff0000"/>
          <w:sz w:val="24"/>
          <w:szCs w:val="24"/>
          <w:lang w:val="en-US"/>
        </w:rPr>
        <w:t>እግዚአብሔር</w:t>
      </w:r>
      <w:r>
        <w:rPr>
          <w:sz w:val="24"/>
          <w:szCs w:val="24"/>
          <w:lang w:val="en-US"/>
        </w:rPr>
        <w:t xml:space="preserve"> መጀመሪያ አንተ ቃልን በልብህ ያዝ ነው ያለው። ትእዛዜን ያዝ ቃሌን በልብህ ያዝ እኔን ትወደኛለህ? ከልብህ ነው እኔን የምትወደው? በፍፁም ነፍስህ ነው እኔን የምትወደው? በሙሉ ሃይልህ ነው እኔን የምትወደው። አዎ! ትላላችሁ እንግዲህ መቸም ምዕመን የሆንክ በሙሉ የኢትዮጵያ ኦርቶዶክስ ተዋህዶ ቤተክርስቲያን ምዕመን የሆንክ ላንተ! ነው እኔ የምናገረው! አገልጋይ ለሚባል ሌባ አይደለም የምናገረው ይሄን ቃል። በየቦታው ጉባኤ ላይ ተሰልፎ ለሚወሻክተው ወረኛ አይደለም ይሄንን! ለናንተ ለምዕመናን ነው ይሄንን የምለው አሁን ምጠይቃችሁ ይሄንን ነው። ነው? አምላካችሁን በፍፁም ልባችሁ? በፍፁም ነፍሳችሁ? በፍፁም ሃይላችሁ? ነው የምትወዱት ነው? እውነት ነው? አዎ ብላችሁ መልስ ከሰጣችሁ እንዴት ነው የምትወዱት? እንግዲህ የምትወዱት ከሆነ! እኔም ዛሬ አንተን የማዝዘውን ይህን ቃል በልብህ ያዝ። ደጋግሜ ይሄን ቃል ነው የማነሳላችሁ ወገኖቼ ቀጥሎ ምን ይላል?</w:t>
      </w:r>
    </w:p>
    <w:p>
      <w:pPr>
        <w:pStyle w:val="style0"/>
        <w:jc w:val="both"/>
        <w:rPr>
          <w:sz w:val="24"/>
          <w:szCs w:val="24"/>
        </w:rPr>
      </w:pPr>
      <w:r>
        <w:rPr>
          <w:sz w:val="24"/>
          <w:szCs w:val="24"/>
          <w:lang w:val="en-US"/>
        </w:rPr>
        <w:t xml:space="preserve"> ⁷ ለልጆችህም አስተምረው፥</w:t>
      </w:r>
    </w:p>
    <w:p>
      <w:pPr>
        <w:pStyle w:val="style0"/>
        <w:jc w:val="both"/>
        <w:rPr>
          <w:sz w:val="24"/>
          <w:szCs w:val="24"/>
        </w:rPr>
      </w:pPr>
      <w:r>
        <w:rPr>
          <w:sz w:val="24"/>
          <w:szCs w:val="24"/>
          <w:lang w:val="en-US"/>
        </w:rPr>
        <w:t xml:space="preserve">በቤትህም ስትቀመጥ፥ ልብ በሉ </w:t>
      </w:r>
    </w:p>
    <w:p>
      <w:pPr>
        <w:pStyle w:val="style0"/>
        <w:jc w:val="both"/>
        <w:rPr>
          <w:sz w:val="24"/>
          <w:szCs w:val="24"/>
        </w:rPr>
      </w:pPr>
      <w:r>
        <w:rPr>
          <w:sz w:val="24"/>
          <w:szCs w:val="24"/>
          <w:lang w:val="en-US"/>
        </w:rPr>
        <w:t xml:space="preserve">በቤትህም ስትቀመጥ፣ በመንገድም ስትሄድ፥ ስትተኛም፥ ስትነሣም ተጫወተው። </w:t>
      </w:r>
    </w:p>
    <w:p>
      <w:pPr>
        <w:pStyle w:val="style0"/>
        <w:jc w:val="both"/>
        <w:rPr>
          <w:sz w:val="24"/>
          <w:szCs w:val="24"/>
        </w:rPr>
      </w:pPr>
      <w:r>
        <w:rPr>
          <w:sz w:val="24"/>
          <w:szCs w:val="24"/>
          <w:lang w:val="en-US"/>
        </w:rPr>
        <w:tab/>
      </w:r>
      <w:r>
        <w:rPr>
          <w:sz w:val="24"/>
          <w:szCs w:val="24"/>
          <w:lang w:val="en-US"/>
        </w:rPr>
        <w:t xml:space="preserve">ተነጋገረው? ክብ በሉ አሁን ብዙ ጊዜ </w:t>
      </w:r>
      <w:r>
        <w:rPr>
          <w:color w:val="ff0000"/>
          <w:sz w:val="24"/>
          <w:szCs w:val="24"/>
          <w:lang w:val="en-US"/>
        </w:rPr>
        <w:t>የእግዚአብሔር</w:t>
      </w:r>
      <w:r>
        <w:rPr>
          <w:sz w:val="24"/>
          <w:szCs w:val="24"/>
          <w:lang w:val="en-US"/>
        </w:rPr>
        <w:t xml:space="preserve"> ህዝብ </w:t>
      </w:r>
      <w:r>
        <w:rPr>
          <w:color w:val="ff0000"/>
          <w:sz w:val="24"/>
          <w:szCs w:val="24"/>
          <w:lang w:val="en-US"/>
        </w:rPr>
        <w:t>የእግዚ</w:t>
      </w:r>
      <w:ins w:id="39" w:author="ZTE Blade L8" w:date="2024-06-18T05:52:00Z">
        <w:r w:rsidR="6CDAA2FA">
          <w:rPr>
            <w:color w:val="ff0000"/>
            <w:sz w:val="24"/>
            <w:szCs w:val="24"/>
            <w:lang w:val="en-US"/>
          </w:rPr>
          <w:t>አ</w:t>
        </w:r>
      </w:ins>
      <w:r>
        <w:rPr>
          <w:color w:val="ff0000"/>
          <w:sz w:val="24"/>
          <w:szCs w:val="24"/>
          <w:lang w:val="en-US"/>
        </w:rPr>
        <w:t>ብሔር</w:t>
      </w:r>
      <w:r>
        <w:rPr>
          <w:sz w:val="24"/>
          <w:szCs w:val="24"/>
          <w:lang w:val="en-US"/>
        </w:rPr>
        <w:t xml:space="preserve"> ህዝብ ነው ይባላል እንጅ አብዛኛውን ጊዜያችንን የምናጠፋው በእንቶ ፎንቶው ነው። በማይረባው ነው! በሃሜቱ ነው በተለያየ ወሬ ነው። በተለይ በዚህ ዘመንማ ጊዜያችንን ሙሉ በሙሉ የምናጠፋው </w:t>
      </w:r>
      <w:r>
        <w:rPr>
          <w:color w:val="ff0000"/>
          <w:sz w:val="24"/>
          <w:szCs w:val="24"/>
          <w:lang w:val="en-US"/>
        </w:rPr>
        <w:t>ከእግዚአብሔር</w:t>
      </w:r>
      <w:r>
        <w:rPr>
          <w:sz w:val="24"/>
          <w:szCs w:val="24"/>
          <w:lang w:val="en-US"/>
        </w:rPr>
        <w:t xml:space="preserve"> ቃል ዉጭ በሆነ እንዲያውም በዘመን አመጣሽ ሶሻል ሚዲያ ተጠምደን ነው ሰአቱንም ጊዜውንም የምናጠፋው። </w:t>
      </w:r>
      <w:r>
        <w:rPr>
          <w:color w:val="ff0000"/>
          <w:sz w:val="24"/>
          <w:szCs w:val="24"/>
          <w:lang w:val="en-US"/>
        </w:rPr>
        <w:t>ከእግዚአብሔር</w:t>
      </w:r>
      <w:r>
        <w:rPr>
          <w:sz w:val="24"/>
          <w:szCs w:val="24"/>
          <w:lang w:val="en-US"/>
        </w:rPr>
        <w:t xml:space="preserve"> ቃል ጋራ አብሮ የሚጫወት </w:t>
      </w:r>
      <w:r>
        <w:rPr>
          <w:color w:val="ff0000"/>
          <w:sz w:val="24"/>
          <w:szCs w:val="24"/>
          <w:lang w:val="en-US"/>
        </w:rPr>
        <w:t>እግዚአብሔር</w:t>
      </w:r>
      <w:r>
        <w:rPr>
          <w:sz w:val="24"/>
          <w:szCs w:val="24"/>
          <w:lang w:val="en-US"/>
        </w:rPr>
        <w:t xml:space="preserve"> ስላደረገለት የሚያነሳ፣ ስለተረዳው ነገር የሚገልፅ በቃ ይሄ ይሄን ትእዛዛቶቹን እሱ የገለፀበትን ፍቅር በረከቱን ቸርነቱን እነዚህን እነዚህን እያነሳ ከሚመስሉት ጋር፣ ከሚጥሙት ጋራ፣ ከጓደኞቹ ጋራ፣ ከቤተሰቦቹ ጋራ፣ በስራም ቦታ በየትም ይሄንን ያነሳል? በዚህም እያነሳ ደሞ የተረዳውን እውነት እየተናገረ </w:t>
      </w:r>
      <w:r>
        <w:rPr>
          <w:color w:val="ff0000"/>
          <w:sz w:val="24"/>
          <w:szCs w:val="24"/>
          <w:lang w:val="en-US"/>
        </w:rPr>
        <w:t>እግዚአብሔርንም</w:t>
      </w:r>
      <w:r>
        <w:rPr>
          <w:sz w:val="24"/>
          <w:szCs w:val="24"/>
          <w:lang w:val="en-US"/>
        </w:rPr>
        <w:t xml:space="preserve"> እያመሰገነ ይውላል? ያድራል? </w:t>
      </w:r>
    </w:p>
    <w:p>
      <w:pPr>
        <w:pStyle w:val="style0"/>
        <w:jc w:val="both"/>
        <w:rPr>
          <w:sz w:val="24"/>
          <w:szCs w:val="24"/>
        </w:rPr>
      </w:pPr>
      <w:r>
        <w:rPr>
          <w:sz w:val="24"/>
          <w:szCs w:val="24"/>
          <w:lang w:val="en-US"/>
        </w:rPr>
        <w:t>⁸ በእጅህም ምልክት አድርገህ እሰረው፤ በዓይኖችህም መካከል እንደክታብ ይሁንልህ።</w:t>
      </w:r>
    </w:p>
    <w:p>
      <w:pPr>
        <w:pStyle w:val="style0"/>
        <w:jc w:val="both"/>
        <w:rPr>
          <w:sz w:val="24"/>
          <w:szCs w:val="24"/>
        </w:rPr>
      </w:pPr>
      <w:r>
        <w:rPr>
          <w:sz w:val="24"/>
          <w:szCs w:val="24"/>
          <w:lang w:val="en-US"/>
        </w:rPr>
        <w:tab/>
      </w:r>
      <w:r>
        <w:rPr>
          <w:sz w:val="24"/>
          <w:szCs w:val="24"/>
          <w:lang w:val="en-US"/>
        </w:rPr>
        <w:t>ወገኖቼ እንግዲህ ይሄንን ሁሉ ካልሰነቃችሁች።</w:t>
      </w:r>
    </w:p>
    <w:p>
      <w:pPr>
        <w:pStyle w:val="style0"/>
        <w:jc w:val="both"/>
        <w:rPr>
          <w:sz w:val="24"/>
          <w:szCs w:val="24"/>
        </w:rPr>
      </w:pPr>
      <w:r>
        <w:rPr>
          <w:sz w:val="24"/>
          <w:szCs w:val="24"/>
          <w:lang w:val="en-US"/>
        </w:rPr>
        <w:t>⁹ በቤትህም መቃኖች በደጃፍህም በሮች ላይ ጻፈው።</w:t>
      </w:r>
    </w:p>
    <w:p>
      <w:pPr>
        <w:pStyle w:val="style0"/>
        <w:jc w:val="both"/>
        <w:rPr>
          <w:sz w:val="24"/>
          <w:szCs w:val="24"/>
        </w:rPr>
      </w:pPr>
      <w:r>
        <w:rPr>
          <w:sz w:val="24"/>
          <w:szCs w:val="24"/>
          <w:lang w:val="en-US"/>
        </w:rPr>
        <w:tab/>
      </w:r>
      <w:r>
        <w:rPr>
          <w:sz w:val="24"/>
          <w:szCs w:val="24"/>
          <w:lang w:val="en-US"/>
        </w:rPr>
        <w:t xml:space="preserve">እኛ ምልክት አድርጉና ኢትዮጵያ የቃልኪዳኗን ምልክት የሆነችውን ሰንደቃችንን ምልክት አድርጋችሁ ስቀሉ ስንል ዝም ብለን ከሜዳ አምጥተን የለጠፍን የሚመስላቸው ጥራዝ ነጠቆችና አላስተዋዮች! የነሱ እውቀት የበለፀገው በዚህ በዘመኑ እውቀት በዲግሪ፣ በዶክትሬት ምናምን ተምረናል እዚህ ደርሰናል በሚል ነው በቃ ይሄ የስጋ እውቀት መቸም ህዝቡን አውሮ በሙሉ </w:t>
      </w:r>
      <w:r>
        <w:rPr>
          <w:color w:val="ff0000"/>
          <w:sz w:val="24"/>
          <w:szCs w:val="24"/>
          <w:lang w:val="en-US"/>
        </w:rPr>
        <w:t>ከእግዚአብሔር</w:t>
      </w:r>
      <w:r>
        <w:rPr>
          <w:sz w:val="24"/>
          <w:szCs w:val="24"/>
          <w:lang w:val="en-US"/>
        </w:rPr>
        <w:t xml:space="preserve"> አስወጥቶ ወደ ገደክ ሰዶታል በቃ እሱ ለነሱ ፍፃሜ ነው! ትልቁ ነገር እሱ ነው በቃ ለነሱ። እኛ ግን ይሄንን ቃል ተመስርተን </w:t>
      </w:r>
      <w:r>
        <w:rPr>
          <w:color w:val="ff0000"/>
          <w:sz w:val="24"/>
          <w:szCs w:val="24"/>
          <w:lang w:val="en-US"/>
        </w:rPr>
        <w:t>እግዚአብሔር</w:t>
      </w:r>
      <w:r>
        <w:rPr>
          <w:sz w:val="24"/>
          <w:szCs w:val="24"/>
          <w:lang w:val="en-US"/>
        </w:rPr>
        <w:t xml:space="preserve"> እንዳዘዘን ነው ይህ ይደረግ ብለን ለቤተሰቦቻችን ለሚያምኑበት ሁሉ ትእዛዝ የሰጠነው። እንግዲህ ልብ በሉ ወገኖቼ </w:t>
      </w:r>
      <w:r>
        <w:rPr>
          <w:color w:val="ff0000"/>
          <w:sz w:val="24"/>
          <w:szCs w:val="24"/>
          <w:lang w:val="en-US"/>
        </w:rPr>
        <w:t>እግዚአብሔር</w:t>
      </w:r>
      <w:r>
        <w:rPr>
          <w:sz w:val="24"/>
          <w:szCs w:val="24"/>
          <w:lang w:val="en-US"/>
        </w:rPr>
        <w:t xml:space="preserve"> በዳዊትም ተናገረን እነሆ ደሞ </w:t>
      </w:r>
      <w:r>
        <w:rPr>
          <w:color w:val="ff0000"/>
          <w:sz w:val="24"/>
          <w:szCs w:val="24"/>
          <w:lang w:val="en-US"/>
        </w:rPr>
        <w:t>በሙሴም</w:t>
      </w:r>
      <w:r>
        <w:rPr>
          <w:sz w:val="24"/>
          <w:szCs w:val="24"/>
          <w:lang w:val="en-US"/>
        </w:rPr>
        <w:t xml:space="preserve"> እንዲህ ተናገረን በሁሉም ስፍራ </w:t>
      </w:r>
      <w:r>
        <w:rPr>
          <w:color w:val="ff0000"/>
          <w:sz w:val="24"/>
          <w:szCs w:val="24"/>
          <w:lang w:val="en-US"/>
        </w:rPr>
        <w:t>እግዚአብሔር</w:t>
      </w:r>
      <w:r>
        <w:rPr>
          <w:sz w:val="24"/>
          <w:szCs w:val="24"/>
          <w:lang w:val="en-US"/>
        </w:rPr>
        <w:t xml:space="preserve"> በፍፁም ልብ፣ በፍፁም ነፍስ፣ በፍፁም ሃሳባችን እንድናምነው እንድንወደው አዘዘን እንጅ የትርፍ ጊዜ ስራ ማለት አይደለም እምነት። እምነት ህይወት ነው የዘላለም ህይወት ነው ይህች ምድር ጊዜያዊ ናት በዚህ ጊዘያዊ አለም ላህ የምንሰራው ሁሉ ጊዘያዊ ነው። በዚህ ጊዜያዊ አለም ላይ የምታደርገው ዉጣ ዉረድ ሁሉ ጊዜያዊ ህይወትህ ነው ጥለኸው የምትሄደው ነው። ስጋህ እዚህ ምድር ላይ የሚቀር ነው። የሚበሰብስ ነው ነፍስህ ግን </w:t>
      </w:r>
      <w:r>
        <w:rPr>
          <w:color w:val="ff0000"/>
          <w:sz w:val="24"/>
          <w:szCs w:val="24"/>
          <w:lang w:val="en-US"/>
        </w:rPr>
        <w:t>ከእግዚአብሔር</w:t>
      </w:r>
      <w:r>
        <w:rPr>
          <w:sz w:val="24"/>
          <w:szCs w:val="24"/>
          <w:lang w:val="en-US"/>
        </w:rPr>
        <w:t xml:space="preserve"> የተሰጠችህ ህያው ናት ነገ እርግጥ በፍርድ ሰአት ትነሳለህ ሙሉ ሰው ሆነህ ተነስተህ ልፍርፍ ትቀርባለህ በጎ ሰው ከሆንህ፤ መልካም ሰው ከሆንህብ፤ </w:t>
      </w:r>
      <w:r>
        <w:rPr>
          <w:color w:val="ff0000"/>
          <w:sz w:val="24"/>
          <w:szCs w:val="24"/>
          <w:lang w:val="en-US"/>
        </w:rPr>
        <w:t>በእግዚአብሔር</w:t>
      </w:r>
      <w:r>
        <w:rPr>
          <w:sz w:val="24"/>
          <w:szCs w:val="24"/>
          <w:lang w:val="en-US"/>
        </w:rPr>
        <w:t xml:space="preserve"> ፍቅር የሄድህ ከሆንህ በፍፁም ልብህ፣ በፍፁም ሃሳብህ፣ በፍፁም ነፍስህ ወደኸው በትእዛዙ፣ በፈቃዱ፣ በስርአቱ፣ በህጎቹ ተጉዘህ ከሆነ፤ በንስሃ ህይወትህ ተመላልሰህ ከሆነ፣ ፈቃዱን አውቀህ ሰርተህበት በእምነትህም ተጉዘህ ከሆነ ምንም የሚያስፈራህ የለም ስትነሳ ለፍርዱ ለመጨረሻው ልጀ መጣህ? ና በስተቀኘ ቁም፤ ና ነጩን ልብስ ልበስ፤ ብርሃንን ልበስ እኔን እኮ ትወደኝ ነበር! እኔን በፍፁም ነፍስህ፣ በፍፁም ሃሳብህ፣ በፍፁም ልብህ ትወደኝ ነበር ትእዛዜን ሁሉ ስትፈራ ነበር፤ በስርአቴ ሄደሃል፣ በምክሬ ሄደሃል፤ እኔን ፈርተህ ኖረሃል ለልጆችህ ሁሉ እኔን አስተምረሃል፤ በቤትህ ሁሉ እኔን በማሰብ ተመላልሰሃል። አንተ እኮ የኔ የምሳሳልህ ልጀ ነህ። እነሆ ሰአቱ ሞላ ልክስህ ነው ልጄ። ና ከኔ ጋር ወራሽ ነህ! የኔን መንግስት ያዘጋጀሁልህን ትወርሳለህ፤ ከኔው ጋር ትኖራለህ፤ ከኔው ጋር ትመላለሳለህ፤ ለዘላለምም ደምቀህ ትኖራለህ የኔ ልጅ። ይሄን ልትባሉ አትወዱም? አትፈልጉም ነው እዚህ ጊዜያዊ ደስታ ፈንጥዘህ አሜሪካ ሄጀ እንዲህ አገኘሁ፤ አውሮፓ ሄጀ እንዲህ ተማርሁ እዚህ ህንፃ ገነባሁ ፎቅ ኮለኮልሁ አቤት ዛሬ ገዛሁ በቃ በሊሞዚን ሄድሁ፤ እዚህ ወጣሁ እዚህ ወረድሁ፤ ሰው ገደልህ፣ ጨፈጨፍህ፣ አሰርህ እ? ዘላለም ትኖራለህ እዛ ወንበር ላይ? ባናትህ ትቆማለህ! ቁልቁል ነው ሲኦል የምትገባው እየተቃጠልህ እሳት ዉስጥ ተገባለህ! ሰው ጨፍጨፈህ፣ ገለህ፣ አቃጥለህ፣ ዘርፈህ የምትኖር ይመስልሃል ዘላለም ጓደኞችህን ወደኋላህ አታይም ስንቶቹ አብረውህ የነበሩት ሄደው የለም ከጎንህ? ዘላለም ነዋሪ ትመስላለህ ስትንጎማለል።</w:t>
      </w:r>
    </w:p>
    <w:p>
      <w:pPr>
        <w:pStyle w:val="style0"/>
        <w:jc w:val="both"/>
        <w:rPr>
          <w:sz w:val="24"/>
          <w:szCs w:val="24"/>
        </w:rPr>
      </w:pPr>
      <w:r>
        <w:rPr>
          <w:sz w:val="24"/>
          <w:szCs w:val="24"/>
          <w:lang w:val="en-US"/>
        </w:rPr>
        <w:tab/>
      </w:r>
      <w:r>
        <w:rPr>
          <w:color w:val="ff0000"/>
          <w:sz w:val="24"/>
          <w:szCs w:val="24"/>
          <w:lang w:val="en-US"/>
        </w:rPr>
        <w:t>እግዚአብሔር</w:t>
      </w:r>
      <w:r>
        <w:rPr>
          <w:sz w:val="24"/>
          <w:szCs w:val="24"/>
          <w:lang w:val="en-US"/>
        </w:rPr>
        <w:t xml:space="preserve"> በዛ በፍርዱ ሰአት እንዳንተ አይነቱን ደሞ መጣህ? መጣህ? አንተ እኔን የናቅህ? የካድኸኝ። ዲያቢሎስን የታመንህ የጨለማውን ሃይል የታመንህ ሂድ ወደ እሳትህ ና! ዉሰድልኝ ሂድ! ና ዉሰድ! ለዘላለም ይሰቃይ እዛ! ብትጮህ ብታቅራራ ምን ብትል ምን ብትል እንዴ? ያኔ ብትጮህ ብታለቅስ የሚመለስልህ ነገር አለ? የለም ምክንያቱም እዚህ እኛ እየጮህን እኮ ተመለስ እያልን ነው እያላገጥህ ያለኸው። ላላገጥህበር ልክ ለዛው ልክህ ፍርድህን ታገኛለህ ነፍስህ ለዘላለም እሳት ትገባለች። ወደ እዛ ወደ እሳት ወ ገሃነሙ ይሄ የሚቀር እንዳይመስላችሁ እያንዳንዳችሁ። የቅርብ ትዝታ ይሁናችሁ እዚሁ ባሁኑ ጊዜ ትውልዶች የሚሄዱትን መሪዎች አትሰሟቸውም። ትናንት ሲፈክርብን የነበረው ኢህአዴጉ መሪ አካኪ ዘራፍ ሲል የነበረው ዛሬ የሲኦል ወዳጅ አይደለም እንዴ? ግን መቸ </w:t>
      </w:r>
      <w:r>
        <w:rPr>
          <w:color w:val="ff0000"/>
          <w:sz w:val="24"/>
          <w:szCs w:val="24"/>
          <w:lang w:val="en-US"/>
        </w:rPr>
        <w:t>እግዚአብሔርን</w:t>
      </w:r>
      <w:r>
        <w:rPr>
          <w:sz w:val="24"/>
          <w:szCs w:val="24"/>
          <w:lang w:val="en-US"/>
        </w:rPr>
        <w:t xml:space="preserve"> የሚፈልግ አለና ነው እውነትን እኮ ለማሰላሰልም እድሉ ሲኖር እኮ ነው እውነትን ለመፈለግ ልባችን ሲፈቅድ ነው።</w:t>
      </w:r>
    </w:p>
    <w:p>
      <w:pPr>
        <w:pStyle w:val="style0"/>
        <w:jc w:val="both"/>
        <w:rPr>
          <w:sz w:val="24"/>
          <w:szCs w:val="24"/>
        </w:rPr>
      </w:pPr>
      <w:r>
        <w:rPr>
          <w:sz w:val="24"/>
          <w:szCs w:val="24"/>
          <w:lang w:val="en-US"/>
        </w:rPr>
        <w:t>ትእዛዜን እኔም ዛሬ አንተን የማዝዘውን ይህን ቃል በልብህ ያዝ።</w:t>
      </w:r>
    </w:p>
    <w:p>
      <w:pPr>
        <w:pStyle w:val="style0"/>
        <w:jc w:val="both"/>
        <w:rPr>
          <w:sz w:val="24"/>
          <w:szCs w:val="24"/>
        </w:rPr>
      </w:pPr>
      <w:r>
        <w:rPr>
          <w:sz w:val="24"/>
          <w:szCs w:val="24"/>
          <w:lang w:val="en-US"/>
        </w:rPr>
        <w:tab/>
      </w:r>
      <w:r>
        <w:rPr>
          <w:sz w:val="24"/>
          <w:szCs w:val="24"/>
          <w:lang w:val="en-US"/>
        </w:rPr>
        <w:t xml:space="preserve">ያለው </w:t>
      </w:r>
      <w:r>
        <w:rPr>
          <w:color w:val="ff0000"/>
          <w:sz w:val="24"/>
          <w:szCs w:val="24"/>
          <w:lang w:val="en-US"/>
        </w:rPr>
        <w:t>እግዚአብሔር</w:t>
      </w:r>
      <w:r>
        <w:rPr>
          <w:sz w:val="24"/>
          <w:szCs w:val="24"/>
          <w:lang w:val="en-US"/>
        </w:rPr>
        <w:t xml:space="preserve"> ለዚህ ነው።</w:t>
      </w:r>
    </w:p>
    <w:p>
      <w:pPr>
        <w:pStyle w:val="style0"/>
        <w:jc w:val="both"/>
        <w:rPr>
          <w:sz w:val="24"/>
          <w:szCs w:val="24"/>
        </w:rPr>
      </w:pPr>
      <w:r>
        <w:rPr>
          <w:sz w:val="24"/>
          <w:szCs w:val="24"/>
          <w:lang w:val="en-US"/>
        </w:rPr>
        <w:t>ለልጆችህም አስተምረው፥ በቤትህም ስትቀመጥ፣ በመንገድም ስትሄድ፥ ስትተኛም፥ ስትነሣም ተጫወተው። ፥</w:t>
      </w:r>
    </w:p>
    <w:p>
      <w:pPr>
        <w:pStyle w:val="style0"/>
        <w:jc w:val="both"/>
        <w:rPr>
          <w:sz w:val="24"/>
          <w:szCs w:val="24"/>
        </w:rPr>
      </w:pPr>
      <w:r>
        <w:rPr>
          <w:sz w:val="24"/>
          <w:szCs w:val="24"/>
          <w:lang w:val="en-US"/>
        </w:rPr>
        <w:t>በእጅህም ምልክት አድርገህ እሰረው፤ በዓይኖችህም መካከል እንደክታብ ይሁንልህ፥ በቤትህም መቃኖች በደጃፍህም በሮች ላይ ጻፈው።</w:t>
      </w:r>
    </w:p>
    <w:p>
      <w:pPr>
        <w:pStyle w:val="style0"/>
        <w:jc w:val="both"/>
        <w:rPr>
          <w:sz w:val="24"/>
          <w:szCs w:val="24"/>
        </w:rPr>
      </w:pPr>
      <w:r>
        <w:rPr>
          <w:sz w:val="24"/>
          <w:szCs w:val="24"/>
          <w:lang w:val="en-US"/>
        </w:rPr>
        <w:tab/>
      </w:r>
      <w:r>
        <w:rPr>
          <w:sz w:val="24"/>
          <w:szCs w:val="24"/>
          <w:lang w:val="en-US"/>
        </w:rPr>
        <w:t xml:space="preserve">ሁሌ ልብህ ላይ እንዲቀመጥ እሞ ነው </w:t>
      </w:r>
      <w:r>
        <w:rPr>
          <w:color w:val="ff0000"/>
          <w:sz w:val="24"/>
          <w:szCs w:val="24"/>
          <w:lang w:val="en-US"/>
        </w:rPr>
        <w:t>እግዚአብሔር</w:t>
      </w:r>
      <w:r>
        <w:rPr>
          <w:sz w:val="24"/>
          <w:szCs w:val="24"/>
          <w:lang w:val="en-US"/>
        </w:rPr>
        <w:t xml:space="preserve"> የሚመክር አየህ? ሁሌ ልብህ እንዳያጣው። አንድ ነገር ሲገጥምህ ቶሎ ቃሉን ታስታውሳለህ ትእዛዙን ታስባለህ! ለዚህ ነው </w:t>
      </w:r>
      <w:r w:rsidRPr="02B81366">
        <w:rPr>
          <w:color w:val="ff0000"/>
          <w:sz w:val="24"/>
          <w:szCs w:val="24"/>
          <w:lang w:val="en-US"/>
          <w:rPrChange w:id="40" w:author="ZTE Blade L8" w:date="2024-06-18T05:53:00Z">
            <w:rPr>
              <w:sz w:val="24"/>
              <w:szCs w:val="24"/>
              <w:lang w:val="en-US"/>
            </w:rPr>
          </w:rPrChange>
        </w:rPr>
        <w:t>እግዚአብሔር</w:t>
      </w:r>
      <w:r>
        <w:rPr>
          <w:sz w:val="24"/>
          <w:szCs w:val="24"/>
          <w:lang w:val="en-US"/>
        </w:rPr>
        <w:t xml:space="preserve"> ይሄንን ያለ።</w:t>
      </w:r>
    </w:p>
    <w:p>
      <w:pPr>
        <w:pStyle w:val="style0"/>
        <w:jc w:val="both"/>
        <w:rPr>
          <w:sz w:val="24"/>
          <w:szCs w:val="24"/>
        </w:rPr>
      </w:pPr>
      <w:r>
        <w:rPr>
          <w:sz w:val="24"/>
          <w:szCs w:val="24"/>
          <w:lang w:val="en-US"/>
        </w:rPr>
        <w:tab/>
      </w:r>
      <w:r>
        <w:rPr>
          <w:sz w:val="24"/>
          <w:szCs w:val="24"/>
          <w:lang w:val="en-US"/>
        </w:rPr>
        <w:t xml:space="preserve">እንግዲህ </w:t>
      </w:r>
      <w:r>
        <w:rPr>
          <w:color w:val="ff0000"/>
          <w:sz w:val="24"/>
          <w:szCs w:val="24"/>
          <w:lang w:val="en-US"/>
        </w:rPr>
        <w:t>እግዚአብሔር</w:t>
      </w:r>
      <w:r>
        <w:rPr>
          <w:sz w:val="24"/>
          <w:szCs w:val="24"/>
          <w:lang w:val="en-US"/>
        </w:rPr>
        <w:t xml:space="preserve"> ለናንተ ይላል ይሄውልህ በዛው ቃል ላይ።</w:t>
      </w:r>
    </w:p>
    <w:p>
      <w:pPr>
        <w:pStyle w:val="style0"/>
        <w:jc w:val="both"/>
        <w:rPr>
          <w:sz w:val="24"/>
          <w:szCs w:val="24"/>
        </w:rPr>
      </w:pPr>
    </w:p>
    <w:p>
      <w:pPr>
        <w:pStyle w:val="style0"/>
        <w:jc w:val="both"/>
        <w:rPr>
          <w:sz w:val="24"/>
          <w:szCs w:val="24"/>
        </w:rPr>
      </w:pPr>
      <w:r>
        <w:rPr>
          <w:sz w:val="24"/>
          <w:szCs w:val="24"/>
          <w:lang w:val="en-US"/>
        </w:rPr>
        <w:t xml:space="preserve">¹⁷ ለእናንተ ያዘዘውን የአምላካችሁን </w:t>
      </w:r>
      <w:r>
        <w:rPr>
          <w:color w:val="ff0000"/>
          <w:sz w:val="24"/>
          <w:szCs w:val="24"/>
          <w:lang w:val="en-US"/>
        </w:rPr>
        <w:t>የእግዚአብሔርን</w:t>
      </w:r>
      <w:r>
        <w:rPr>
          <w:sz w:val="24"/>
          <w:szCs w:val="24"/>
          <w:lang w:val="en-US"/>
        </w:rPr>
        <w:t xml:space="preserve"> ትእዛዝ ምስክሩንም ሥርዓቱንም አጥብቃችሁ ጠብቁ።</w:t>
      </w:r>
    </w:p>
    <w:p>
      <w:pPr>
        <w:pStyle w:val="style0"/>
        <w:jc w:val="both"/>
        <w:rPr>
          <w:sz w:val="24"/>
          <w:szCs w:val="24"/>
        </w:rPr>
      </w:pPr>
      <w:r>
        <w:rPr>
          <w:sz w:val="24"/>
          <w:szCs w:val="24"/>
          <w:lang w:val="en-US"/>
        </w:rPr>
        <w:t xml:space="preserve">¹⁸-¹⁹ መልካምም ይሆንልህ ዘንድ፥ </w:t>
      </w:r>
      <w:r>
        <w:rPr>
          <w:color w:val="ff0000"/>
          <w:sz w:val="24"/>
          <w:szCs w:val="24"/>
          <w:lang w:val="en-US"/>
        </w:rPr>
        <w:t>እግዚአብሔርም</w:t>
      </w:r>
      <w:r>
        <w:rPr>
          <w:sz w:val="24"/>
          <w:szCs w:val="24"/>
          <w:lang w:val="en-US"/>
        </w:rPr>
        <w:t xml:space="preserve"> ለአባቶችህ ወደ ማለላቸው ወደ መልካሚቱ ምድር ገብተህ እርስዋን ትወርስ ዘንድ፥ </w:t>
      </w:r>
      <w:r>
        <w:rPr>
          <w:color w:val="ff0000"/>
          <w:sz w:val="24"/>
          <w:szCs w:val="24"/>
          <w:lang w:val="en-US"/>
        </w:rPr>
        <w:t>እግዚአብሔርም</w:t>
      </w:r>
      <w:r>
        <w:rPr>
          <w:sz w:val="24"/>
          <w:szCs w:val="24"/>
          <w:lang w:val="en-US"/>
        </w:rPr>
        <w:t xml:space="preserve"> እንደ ተናገረ ጠላቶችህን ሁሉ ከፊትህ ያወጣልህ ዘንድ፥ </w:t>
      </w:r>
      <w:r>
        <w:rPr>
          <w:color w:val="ff0000"/>
          <w:sz w:val="24"/>
          <w:szCs w:val="24"/>
          <w:lang w:val="en-US"/>
        </w:rPr>
        <w:t>በእግዚአብሔር</w:t>
      </w:r>
      <w:r>
        <w:rPr>
          <w:sz w:val="24"/>
          <w:szCs w:val="24"/>
          <w:lang w:val="en-US"/>
        </w:rPr>
        <w:t xml:space="preserve"> ፊት ቅኑንና መልካሙን አድርግ።</w:t>
      </w:r>
    </w:p>
    <w:p>
      <w:pPr>
        <w:pStyle w:val="style0"/>
        <w:jc w:val="both"/>
        <w:rPr>
          <w:sz w:val="24"/>
          <w:szCs w:val="24"/>
        </w:rPr>
      </w:pPr>
      <w:r>
        <w:rPr>
          <w:sz w:val="24"/>
          <w:szCs w:val="24"/>
          <w:lang w:val="en-US"/>
        </w:rPr>
        <w:t xml:space="preserve">²⁰ በኋለኛው ዘመንም ልጅህ፦ አምላካችን </w:t>
      </w:r>
      <w:r w:rsidRPr="469DC287">
        <w:rPr>
          <w:color w:val="ff0000"/>
          <w:sz w:val="24"/>
          <w:szCs w:val="24"/>
          <w:lang w:val="en-US"/>
          <w:rPrChange w:id="41" w:author="ZTE Blade L8" w:date="2024-06-18T05:53:00Z">
            <w:rPr>
              <w:sz w:val="24"/>
              <w:szCs w:val="24"/>
              <w:lang w:val="en-US"/>
            </w:rPr>
          </w:rPrChange>
        </w:rPr>
        <w:t>እግዚአብሔር</w:t>
      </w:r>
      <w:r>
        <w:rPr>
          <w:sz w:val="24"/>
          <w:szCs w:val="24"/>
          <w:lang w:val="en-US"/>
        </w:rPr>
        <w:t xml:space="preserve"> ያዘዛችሁ ምስክርና ሥርዓት ፍርድስ ምንድር ነው? ብሎ በጠየቀህ ጊዜ፥</w:t>
      </w:r>
    </w:p>
    <w:p>
      <w:pPr>
        <w:pStyle w:val="style0"/>
        <w:jc w:val="both"/>
        <w:rPr>
          <w:sz w:val="24"/>
          <w:szCs w:val="24"/>
        </w:rPr>
      </w:pPr>
      <w:r>
        <w:rPr>
          <w:sz w:val="24"/>
          <w:szCs w:val="24"/>
          <w:lang w:val="en-US"/>
        </w:rPr>
        <w:t xml:space="preserve">²¹ አንተ ልጅህን በለው፦ በግብፅ የፈርዖን ባሪያዎች ነበርን፤ </w:t>
      </w:r>
      <w:r w:rsidRPr="6865EC09">
        <w:rPr>
          <w:color w:val="ff0000"/>
          <w:sz w:val="24"/>
          <w:szCs w:val="24"/>
          <w:lang w:val="en-US"/>
          <w:rPrChange w:id="42" w:author="ZTE Blade L8" w:date="2024-06-18T05:53:00Z">
            <w:rPr>
              <w:sz w:val="24"/>
              <w:szCs w:val="24"/>
              <w:lang w:val="en-US"/>
            </w:rPr>
          </w:rPrChange>
        </w:rPr>
        <w:t>እግዚአብሔርም</w:t>
      </w:r>
      <w:r>
        <w:rPr>
          <w:sz w:val="24"/>
          <w:szCs w:val="24"/>
          <w:lang w:val="en-US"/>
        </w:rPr>
        <w:t xml:space="preserve"> በጽኑ እጅ ከግብፅ አወጣን፤</w:t>
      </w:r>
    </w:p>
    <w:p>
      <w:pPr>
        <w:pStyle w:val="style0"/>
        <w:jc w:val="both"/>
        <w:rPr>
          <w:sz w:val="24"/>
          <w:szCs w:val="24"/>
        </w:rPr>
      </w:pPr>
      <w:r>
        <w:rPr>
          <w:sz w:val="24"/>
          <w:szCs w:val="24"/>
          <w:lang w:val="en-US"/>
        </w:rPr>
        <w:t xml:space="preserve">²² </w:t>
      </w:r>
      <w:r>
        <w:rPr>
          <w:color w:val="ff0000"/>
          <w:sz w:val="24"/>
          <w:szCs w:val="24"/>
          <w:lang w:val="en-US"/>
        </w:rPr>
        <w:t>እግዚአብሔርም</w:t>
      </w:r>
      <w:r>
        <w:rPr>
          <w:sz w:val="24"/>
          <w:szCs w:val="24"/>
          <w:lang w:val="en-US"/>
        </w:rPr>
        <w:t xml:space="preserve"> ከግብፅና በፈርዖን በቤቱም ሁሉ ላይ እኛ እያየን ታላቅና ክፉ ምልክት ተአምራትም አደረገ።</w:t>
      </w:r>
    </w:p>
    <w:p>
      <w:pPr>
        <w:pStyle w:val="style0"/>
        <w:jc w:val="both"/>
        <w:rPr>
          <w:sz w:val="24"/>
          <w:szCs w:val="24"/>
        </w:rPr>
      </w:pPr>
      <w:r>
        <w:rPr>
          <w:sz w:val="24"/>
          <w:szCs w:val="24"/>
          <w:lang w:val="en-US"/>
        </w:rPr>
        <w:t>²³ ለአባቶቻችን ወደ ማለላቸው ምድር አግብቶ እርስዋን ይሰጠን ዘንድ ከዚያ አወጣን።</w:t>
      </w:r>
    </w:p>
    <w:p>
      <w:pPr>
        <w:pStyle w:val="style0"/>
        <w:jc w:val="both"/>
        <w:rPr>
          <w:sz w:val="24"/>
          <w:szCs w:val="24"/>
        </w:rPr>
      </w:pPr>
      <w:r>
        <w:rPr>
          <w:sz w:val="24"/>
          <w:szCs w:val="24"/>
          <w:lang w:val="en-US"/>
        </w:rPr>
        <w:t xml:space="preserve">²⁴ እንደ ዛሬም በሕይወት እንዲያኖረን፥ ሁልጊዜም መልካም እንዲሆንልን፥ አምላካችንን </w:t>
      </w:r>
      <w:r>
        <w:rPr>
          <w:color w:val="ff0000"/>
          <w:sz w:val="24"/>
          <w:szCs w:val="24"/>
          <w:lang w:val="en-US"/>
        </w:rPr>
        <w:t>እግዚአብሔርን</w:t>
      </w:r>
      <w:r>
        <w:rPr>
          <w:sz w:val="24"/>
          <w:szCs w:val="24"/>
          <w:lang w:val="en-US"/>
        </w:rPr>
        <w:t xml:space="preserve"> እንፈራ ዘንድ፥ ይህችንም ሥርዓት ሁሉ እናደርግ ዘንድ </w:t>
      </w:r>
      <w:r w:rsidRPr="DE388C66">
        <w:rPr>
          <w:color w:val="ff0000"/>
          <w:sz w:val="24"/>
          <w:szCs w:val="24"/>
          <w:lang w:val="en-US"/>
          <w:rPrChange w:id="43" w:author="ZTE Blade L8" w:date="2024-06-18T05:53:00Z">
            <w:rPr>
              <w:sz w:val="24"/>
              <w:szCs w:val="24"/>
              <w:lang w:val="en-US"/>
            </w:rPr>
          </w:rPrChange>
        </w:rPr>
        <w:t>እግዚአብሔር</w:t>
      </w:r>
      <w:r>
        <w:rPr>
          <w:sz w:val="24"/>
          <w:szCs w:val="24"/>
          <w:lang w:val="en-US"/>
        </w:rPr>
        <w:t xml:space="preserve"> አዘዘን።</w:t>
      </w:r>
    </w:p>
    <w:p>
      <w:pPr>
        <w:pStyle w:val="style0"/>
        <w:jc w:val="both"/>
        <w:rPr>
          <w:sz w:val="24"/>
          <w:szCs w:val="24"/>
        </w:rPr>
      </w:pPr>
      <w:r>
        <w:rPr>
          <w:sz w:val="24"/>
          <w:szCs w:val="24"/>
          <w:lang w:val="en-US"/>
        </w:rPr>
        <w:t xml:space="preserve">²⁵ እርሱም እንዳዘዘን በአምላካችን </w:t>
      </w:r>
      <w:r>
        <w:rPr>
          <w:color w:val="ff0000"/>
          <w:sz w:val="24"/>
          <w:szCs w:val="24"/>
          <w:lang w:val="en-US"/>
        </w:rPr>
        <w:t>በእግዚአብሔር</w:t>
      </w:r>
      <w:r>
        <w:rPr>
          <w:sz w:val="24"/>
          <w:szCs w:val="24"/>
          <w:lang w:val="en-US"/>
        </w:rPr>
        <w:t xml:space="preserve"> ፊት እናደርጋት ዘንድ ይህችን ትእዛዝ ሁሉ ብንጠብቅ ለእኛ ጽድቅ ይሆንልናል።</w:t>
      </w:r>
    </w:p>
    <w:p>
      <w:pPr>
        <w:pStyle w:val="style0"/>
        <w:jc w:val="both"/>
        <w:rPr>
          <w:sz w:val="24"/>
          <w:szCs w:val="24"/>
        </w:rPr>
      </w:pPr>
      <w:r>
        <w:rPr>
          <w:sz w:val="24"/>
          <w:szCs w:val="24"/>
          <w:lang w:val="en-US"/>
        </w:rPr>
        <w:tab/>
      </w:r>
      <w:r>
        <w:rPr>
          <w:sz w:val="24"/>
          <w:szCs w:val="24"/>
          <w:lang w:val="en-US"/>
        </w:rPr>
        <w:t xml:space="preserve">እንዲህ እያለ ልብ በሉ ለእስራኤል </w:t>
      </w:r>
      <w:r>
        <w:rPr>
          <w:color w:val="ff0000"/>
          <w:sz w:val="24"/>
          <w:szCs w:val="24"/>
          <w:lang w:val="en-US"/>
        </w:rPr>
        <w:t>እግዚአብሔር</w:t>
      </w:r>
      <w:r>
        <w:rPr>
          <w:sz w:val="24"/>
          <w:szCs w:val="24"/>
          <w:lang w:val="en-US"/>
        </w:rPr>
        <w:t xml:space="preserve"> ያስተማረበትን መንገድ ሁሉ እዩት እስኪ። ለኛ ይሄ ዛሬ የሚነግረን አለ ወይ? ለኛ ይሄንን እንድንጠብቅ የሚነግረን አለ ወይ? ብብሉይ በህጉ የተነገረውን አስርቱ እዛዛትን የሚነግርህ አለ ወይ? ስድስቱን የወንጌሉን ትእዛዛት የሚነግርህ አለ ወይ? መሰረቱን የሚያስጨብጥህ አለ ወይ? ለልጆችህ እንድትናገር አንተን መጀመሪያ የሚያስተምርህ አለ ወይ? እረኛ አለ ወይ? መምህር አለ ወይ? ጳጳሱ ካህኑ የደብር አለቃ ሁሉ ተሰብስቦ እነዚህ በየ እንትኑ ላይ የሚጮሁት ይነግሩሃል ወይ። ይነግሩሃል? የለም! ወገኖቼ የለም! አንሰማም።</w:t>
      </w:r>
    </w:p>
    <w:p>
      <w:pPr>
        <w:pStyle w:val="style0"/>
        <w:jc w:val="both"/>
        <w:rPr>
          <w:sz w:val="24"/>
          <w:szCs w:val="24"/>
        </w:rPr>
      </w:pPr>
      <w:r>
        <w:rPr>
          <w:sz w:val="24"/>
          <w:szCs w:val="24"/>
          <w:lang w:val="en-US"/>
        </w:rPr>
        <w:t xml:space="preserve">እንግዲህ ወገኖቼ ስርአቱን፣ ህጉን፣ ፍርዱን፣ ትእዛዙን ሁሉ ከመሰረቱ ትሰሙ ዘንድ </w:t>
      </w:r>
      <w:r>
        <w:rPr>
          <w:color w:val="ff0000"/>
          <w:sz w:val="24"/>
          <w:szCs w:val="24"/>
          <w:lang w:val="en-US"/>
        </w:rPr>
        <w:t>እግዚአብሔር</w:t>
      </w:r>
      <w:r>
        <w:rPr>
          <w:sz w:val="24"/>
          <w:szCs w:val="24"/>
          <w:lang w:val="en-US"/>
        </w:rPr>
        <w:t xml:space="preserve"> ፈቃዱ መሆኑን፤ </w:t>
      </w:r>
      <w:r>
        <w:rPr>
          <w:color w:val="ff0000"/>
          <w:sz w:val="24"/>
          <w:szCs w:val="24"/>
          <w:lang w:val="en-US"/>
        </w:rPr>
        <w:t>እግዚአብሔር</w:t>
      </w:r>
      <w:r>
        <w:rPr>
          <w:sz w:val="24"/>
          <w:szCs w:val="24"/>
          <w:lang w:val="en-US"/>
        </w:rPr>
        <w:t xml:space="preserve"> ያዘዘ መሆኑን፤ </w:t>
      </w:r>
      <w:r>
        <w:rPr>
          <w:color w:val="ff0000"/>
          <w:sz w:val="24"/>
          <w:szCs w:val="24"/>
          <w:lang w:val="en-US"/>
        </w:rPr>
        <w:t>እግዚአብሔር</w:t>
      </w:r>
      <w:r>
        <w:rPr>
          <w:sz w:val="24"/>
          <w:szCs w:val="24"/>
          <w:lang w:val="en-US"/>
        </w:rPr>
        <w:t xml:space="preserve"> የወደደው መሆኑን እኒህን ነገሮች ሁሉ አስተውላችሁ ትረዱ ዘንድ መጀመሪያ ተዋህዶ ኦርቶዶክስ እምነታችን ማን ናት? ምንድን ናት? በምን መንገድ ላይ አባቶቻችን ሄዱ? ምን አኖሩልን? ምን አስቀመጡልን? ጠላትንስ መከላከል የምንችልበትን ቃሉን በምን መልክ አስቀመጡት አኖሩት ማን ነኝ እኔ? ሰምቸዋለሁ ወይ? አዳምጨዋለሁ ወይ? በህጉ ሄጃለሁ ወይ? በምክሩ ሄጃለሁ ወይ? </w:t>
      </w:r>
      <w:r w:rsidRPr="D0A5F2D7">
        <w:rPr>
          <w:color w:val="ff0000"/>
          <w:sz w:val="24"/>
          <w:szCs w:val="24"/>
          <w:lang w:val="en-US"/>
          <w:rPrChange w:id="44" w:author="ZTE Blade L8" w:date="2024-06-18T05:53:00Z">
            <w:rPr>
              <w:sz w:val="24"/>
              <w:szCs w:val="24"/>
              <w:lang w:val="en-US"/>
            </w:rPr>
          </w:rPrChange>
        </w:rPr>
        <w:t>እግዚአብሔርንስ</w:t>
      </w:r>
      <w:r>
        <w:rPr>
          <w:sz w:val="24"/>
          <w:szCs w:val="24"/>
          <w:lang w:val="en-US"/>
        </w:rPr>
        <w:t xml:space="preserve"> በአካሄዴ ደስ አሰኝቸዋለሁ ወይ እኒህን እንድታስተውሉ ነው እኛ ጥረታችን። የምቆጥበው፣ የምቀንሰው፣ የምናሳንሰው የለም። </w:t>
      </w:r>
      <w:r>
        <w:rPr>
          <w:color w:val="ff0000"/>
          <w:sz w:val="24"/>
          <w:szCs w:val="24"/>
          <w:lang w:val="en-US"/>
        </w:rPr>
        <w:t>ከእግዚአብሔር</w:t>
      </w:r>
      <w:r>
        <w:rPr>
          <w:sz w:val="24"/>
          <w:szCs w:val="24"/>
          <w:lang w:val="en-US"/>
        </w:rPr>
        <w:t xml:space="preserve"> ቃል በሙላት ሁላችሁም ትረዱ ዘንድ፤ ትታነፁበት ዘንድ፤ ትራመዱበት ዘንድ፤ ብርሃን ይሆንላችሁ ዘንድ፤ የብርሃን ልጆች ትባሉ ዘንድ፤ እውንተኛ የቸሩ </w:t>
      </w:r>
      <w:r>
        <w:rPr>
          <w:color w:val="ff0000"/>
          <w:sz w:val="24"/>
          <w:szCs w:val="24"/>
          <w:lang w:val="en-US"/>
        </w:rPr>
        <w:t>መድኃኔ</w:t>
      </w:r>
      <w:del w:id="45" w:author="ZTE Blade L8" w:date="2024-06-18T06:10:00Z">
        <w:r w:rsidDel="3BEE9082">
          <w:rPr>
            <w:color w:val="ff0000"/>
            <w:sz w:val="24"/>
            <w:szCs w:val="24"/>
            <w:lang w:val="en-US"/>
          </w:rPr>
          <w:delText>አ</w:delText>
        </w:r>
      </w:del>
      <w:r>
        <w:rPr>
          <w:color w:val="ff0000"/>
          <w:sz w:val="24"/>
          <w:szCs w:val="24"/>
          <w:lang w:val="en-US"/>
        </w:rPr>
        <w:t>ዓለም</w:t>
      </w:r>
      <w:r>
        <w:rPr>
          <w:sz w:val="24"/>
          <w:szCs w:val="24"/>
          <w:lang w:val="en-US"/>
        </w:rPr>
        <w:t xml:space="preserve"> </w:t>
      </w:r>
      <w:r>
        <w:rPr>
          <w:color w:val="ff0000"/>
          <w:sz w:val="24"/>
          <w:szCs w:val="24"/>
          <w:lang w:val="en-US"/>
        </w:rPr>
        <w:t>የድንግልም</w:t>
      </w:r>
      <w:r>
        <w:rPr>
          <w:sz w:val="24"/>
          <w:szCs w:val="24"/>
          <w:lang w:val="en-US"/>
        </w:rPr>
        <w:t xml:space="preserve"> ልጆች ትሆኑ ዘንድ፤ መንግስቱንም ትወርሱ ዘንድ፤ ለገባውም የተስፋ ቃል ለትንሳኤው ሁሉ ትበቁ ዘንድ፤ ድካማችህን ልፋታችን እኮ ለዚህ ነው።</w:t>
      </w:r>
    </w:p>
    <w:p>
      <w:pPr>
        <w:pStyle w:val="style0"/>
        <w:jc w:val="both"/>
        <w:rPr>
          <w:sz w:val="24"/>
          <w:szCs w:val="24"/>
        </w:rPr>
      </w:pPr>
      <w:r>
        <w:rPr>
          <w:sz w:val="24"/>
          <w:szCs w:val="24"/>
          <w:lang w:val="en-US"/>
        </w:rPr>
        <w:t xml:space="preserve">አዎ በመንገዳችን ብዙ ፈተና አለ! አለ ፈተናና አለመከራ ክርስትና አይጣፍጥም። ክርስትና እኮ ክርስትና የሚሆነው </w:t>
      </w:r>
      <w:r>
        <w:rPr>
          <w:color w:val="ff0000"/>
          <w:sz w:val="24"/>
          <w:szCs w:val="24"/>
          <w:lang w:val="en-US"/>
        </w:rPr>
        <w:t>እግዚአብሔርን</w:t>
      </w:r>
      <w:r>
        <w:rPr>
          <w:sz w:val="24"/>
          <w:szCs w:val="24"/>
          <w:lang w:val="en-US"/>
        </w:rPr>
        <w:t xml:space="preserve"> ቸሩ </w:t>
      </w:r>
      <w:r>
        <w:rPr>
          <w:color w:val="ff0000"/>
          <w:sz w:val="24"/>
          <w:szCs w:val="24"/>
          <w:lang w:val="en-US"/>
        </w:rPr>
        <w:t>መድኃኔዓለምን</w:t>
      </w:r>
      <w:r>
        <w:rPr>
          <w:sz w:val="24"/>
          <w:szCs w:val="24"/>
          <w:lang w:val="en-US"/>
        </w:rPr>
        <w:t xml:space="preserve"> በመምሰልል ነው! መስቀሉንም እንዳቅማችን በመሸከም ነው። መከራና ትግስት! መከራ ትዕግስትን እንደሚያመጣ አውቀን በዛ እንድንፀና ያስፈልግናል። ወገኖቼ ለዚህ ነው ስርአቱን፣ ህጉን፣ ፍርዱን እንድታውቁ የምንጥረው። አስተማሪዎች የዚህ ዘመን አስተማሪዎች የዚህ ዘመን ሰዎች ወደ ፈለጉት አቅጣጫ አንዳይሰዷችሁ ዛሬ እንዳደረጉት ሁሉም አጥፍተው እንደጨረሱት ምናልባት ዛሬ ደሞ እውነትን ሰምቶ ለሚመለሰው ይጠቅም ዘንድ! ይጠቅምና ይረዳ ዘንድ ከጠፋበትም ይመለስ ዘንድ እንዲረዳው ወደ </w:t>
      </w:r>
      <w:r>
        <w:rPr>
          <w:color w:val="ff0000"/>
          <w:sz w:val="24"/>
          <w:szCs w:val="24"/>
          <w:lang w:val="en-US"/>
        </w:rPr>
        <w:t>እግዚአብሔር</w:t>
      </w:r>
      <w:r>
        <w:rPr>
          <w:sz w:val="24"/>
          <w:szCs w:val="24"/>
          <w:lang w:val="en-US"/>
        </w:rPr>
        <w:t xml:space="preserve"> ትእዛዛት ወደ ህጎቹ፣ ወደ ፈቃዱ፣ ወደ ትእዛዙ፣ ወደ እውነቱ፣ ወደ ስርአቱ ሁሉ እንድትመለሱ እየመከርን ነው፣ እየነገርን ነው። ለወደደ ሁሉ እየነገርነው ነው። በዚህ ዘመን ሁሉን እጥፍተው ጨርሰዋል </w:t>
      </w:r>
      <w:r>
        <w:rPr>
          <w:color w:val="ff0000"/>
          <w:sz w:val="24"/>
          <w:szCs w:val="24"/>
          <w:lang w:val="en-US"/>
        </w:rPr>
        <w:t>ከእግዚአብሔር</w:t>
      </w:r>
      <w:r>
        <w:rPr>
          <w:sz w:val="24"/>
          <w:szCs w:val="24"/>
          <w:lang w:val="en-US"/>
        </w:rPr>
        <w:t xml:space="preserve"> ህግ አውጥተው ጨርሰዋል፣ ከትእዛዙ አውጥተው ጨርሰዋል፣ ፍርዱን እትፍተዋል፣ ልሳት ጥደውታ፤ ተረት ብቻ ይሰብኩለታል፣ ከንቱ ዉዳሴን ያስጨብጡታል፣ ራሳቸውን በከበሬታ ስፍራ አስቀምጠው ስለራሳቸው ክብርና ዝና የሚደክሙ መምህራኖችን አጠራቅማችኋል። እኔ ሊቃውንት ነኝ፣ እኔ ጠበብ ነኝ የሚሉ! በርግጥ እውቀቱ ሊኖራቸው ይችላል። </w:t>
      </w:r>
      <w:r>
        <w:rPr>
          <w:color w:val="ff0000"/>
          <w:sz w:val="24"/>
          <w:szCs w:val="24"/>
          <w:lang w:val="en-US"/>
        </w:rPr>
        <w:t>እግዚአብሔርን</w:t>
      </w:r>
      <w:r>
        <w:rPr>
          <w:sz w:val="24"/>
          <w:szCs w:val="24"/>
          <w:lang w:val="en-US"/>
        </w:rPr>
        <w:t xml:space="preserve"> ሊያውቁት የሚገባቸውን ሁሉ አሳውቋቸዋል። አውቀዋል ተምረዋል ሊቅ ነን ይላሉ! ርዕሰ ሊቅ ነን ይላሉ! ብዙ ስም ለራሳቸው ሰጥተዋል ሊሆኑ ይችላሉ። ሊቅ ምን እንደሆነ ለኔ በዚህ ዘመን ምን እንደሆነ ልረዳው ባልችልም! ያ ሁሉ ስያሜ እያላቸው ግን ህዝባቸውን መልሰው እጥፍተውታል መሰረታዊዉን እውነት እያስጨብጡትም። ህዝቡ በሙሉ ምዕመኑ በሙሉ እነሱን እንደ አምላክ እንዲያይ! በነሱ እንዲያመልክ! እነሱ ከሚሉ ነገር ፈቅ እንዳይል! እነሱ ከጠፉም አብሮ እንዲጠፋ በቃ! የራሳቸውን ተረት ልብ ዉስጥ ተክለው ራሳቸውን ከመላእክት እኩል ያሰለፉ በቃ ከምንም በላይ ራሳቸውን ከፍ ያደረጉ ሆነው ይታያሉ። ሰውም ይሄን ተቀብሎ ጠዋትም ማታም እግራቸው ስር ወድቆ </w:t>
      </w:r>
      <w:r>
        <w:rPr>
          <w:color w:val="ff0000"/>
          <w:sz w:val="24"/>
          <w:szCs w:val="24"/>
          <w:lang w:val="en-US"/>
        </w:rPr>
        <w:t>እግዚአብሔርን</w:t>
      </w:r>
      <w:r>
        <w:rPr>
          <w:sz w:val="24"/>
          <w:szCs w:val="24"/>
          <w:lang w:val="en-US"/>
        </w:rPr>
        <w:t xml:space="preserve"> ያህል አድርጓቸው ይሄው ሲጠፋ እያየን ነው። ቃሉ ለዚህ መከላከያ እንዲሆናችሁ እንድትጨብጡት ነው። እኛ ደሞ ድካማችን ይሄ ነው።</w:t>
      </w:r>
    </w:p>
    <w:p>
      <w:pPr>
        <w:pStyle w:val="style0"/>
        <w:jc w:val="both"/>
        <w:rPr>
          <w:sz w:val="24"/>
          <w:szCs w:val="24"/>
        </w:rPr>
      </w:pPr>
      <w:r>
        <w:rPr>
          <w:sz w:val="24"/>
          <w:szCs w:val="24"/>
          <w:lang w:val="en-US"/>
        </w:rPr>
        <w:t xml:space="preserve">እኔ ዛሬ ለናንተ </w:t>
      </w:r>
      <w:r>
        <w:rPr>
          <w:color w:val="ff0000"/>
          <w:sz w:val="24"/>
          <w:szCs w:val="24"/>
          <w:lang w:val="en-US"/>
        </w:rPr>
        <w:t>በእግዚአብሔር</w:t>
      </w:r>
      <w:r>
        <w:rPr>
          <w:sz w:val="24"/>
          <w:szCs w:val="24"/>
          <w:lang w:val="en-US"/>
        </w:rPr>
        <w:t xml:space="preserve"> ፈቃድ ቃሉን ወደናንተ አደርሳለሁ። እኔ ተላኩ እንጅ እኔን ልታመልኩኝ ይገባል? እኔ እኮ እጣ ደርሶኝ </w:t>
      </w:r>
      <w:r>
        <w:rPr>
          <w:color w:val="ff0000"/>
          <w:sz w:val="24"/>
          <w:szCs w:val="24"/>
          <w:lang w:val="en-US"/>
        </w:rPr>
        <w:t>የእግዚአብሔር</w:t>
      </w:r>
      <w:r>
        <w:rPr>
          <w:sz w:val="24"/>
          <w:szCs w:val="24"/>
          <w:lang w:val="en-US"/>
        </w:rPr>
        <w:t xml:space="preserve"> ቃል ለናንተ እናገር ዘንድ </w:t>
      </w:r>
      <w:r>
        <w:rPr>
          <w:color w:val="ff0000"/>
          <w:sz w:val="24"/>
          <w:szCs w:val="24"/>
          <w:lang w:val="en-US"/>
        </w:rPr>
        <w:t>እግዚአብሔር</w:t>
      </w:r>
      <w:r>
        <w:rPr>
          <w:sz w:val="24"/>
          <w:szCs w:val="24"/>
          <w:lang w:val="en-US"/>
        </w:rPr>
        <w:t xml:space="preserve"> አዘዘ። ሌሎችም የኢትዮጵያ የዓለም ብርሃን ቤተሰቦችም አባቶችም ሁላችንም አንድላይ ድካማችን ልፋታችን እኛን እንድታመልኩ አይደለም። እኛ ራሳችን </w:t>
      </w:r>
      <w:r>
        <w:rPr>
          <w:color w:val="ff0000"/>
          <w:sz w:val="24"/>
          <w:szCs w:val="24"/>
          <w:lang w:val="en-US"/>
        </w:rPr>
        <w:t>እግዚአብሔርን</w:t>
      </w:r>
      <w:r>
        <w:rPr>
          <w:sz w:val="24"/>
          <w:szCs w:val="24"/>
          <w:lang w:val="en-US"/>
        </w:rPr>
        <w:t xml:space="preserve"> የምናመልክ፤ </w:t>
      </w:r>
      <w:r>
        <w:rPr>
          <w:color w:val="ff0000"/>
          <w:sz w:val="24"/>
          <w:szCs w:val="24"/>
          <w:lang w:val="en-US"/>
        </w:rPr>
        <w:t>በእግዚአብሔር</w:t>
      </w:r>
      <w:r>
        <w:rPr>
          <w:sz w:val="24"/>
          <w:szCs w:val="24"/>
          <w:lang w:val="en-US"/>
        </w:rPr>
        <w:t xml:space="preserve"> የምንታመን፤ </w:t>
      </w:r>
      <w:r>
        <w:rPr>
          <w:color w:val="ff0000"/>
          <w:sz w:val="24"/>
          <w:szCs w:val="24"/>
          <w:lang w:val="en-US"/>
        </w:rPr>
        <w:t>እግዚአብሔር</w:t>
      </w:r>
      <w:r>
        <w:rPr>
          <w:sz w:val="24"/>
          <w:szCs w:val="24"/>
          <w:lang w:val="en-US"/>
        </w:rPr>
        <w:t xml:space="preserve"> ባዘዘን መንገድ ትእዛዙን ጠብቀን የምንሄድ እንደናንተው ሃጥያተኛ የነበርን ነገር ግን በንስሃ </w:t>
      </w:r>
      <w:r>
        <w:rPr>
          <w:color w:val="ff0000"/>
          <w:sz w:val="24"/>
          <w:szCs w:val="24"/>
          <w:lang w:val="en-US"/>
        </w:rPr>
        <w:t>እግዚአብሔር</w:t>
      </w:r>
      <w:r>
        <w:rPr>
          <w:sz w:val="24"/>
          <w:szCs w:val="24"/>
          <w:lang w:val="en-US"/>
        </w:rPr>
        <w:t xml:space="preserve"> በደልና ሃጥያታችንን ሁሉ ሽሮ ተቀብሎን ልጁ ያደረገን። አልፎም ተርፎም ደሞ እንካችሁ ይህንን ትእዛዜን ይሄው አገልግሉኝ ብሎ ቃሉን ወደናንተ እንድናደርስ የአገልግሎት ስራ የሰጠን፣ የመምከር፣ የማስተማር ስራ የሰጠን ባርያዎቹ ነን! አገልጋዮቹ ነን! በቃ! ከዚህ ከፍ ዝቅ የሚል ነገር ሊኖር አይገባም እኛ እናንተን ምእመናንን </w:t>
      </w:r>
      <w:r>
        <w:rPr>
          <w:color w:val="ff0000"/>
          <w:sz w:val="24"/>
          <w:szCs w:val="24"/>
          <w:lang w:val="en-US"/>
        </w:rPr>
        <w:t>እግዚአብሔርን</w:t>
      </w:r>
      <w:r>
        <w:rPr>
          <w:sz w:val="24"/>
          <w:szCs w:val="24"/>
          <w:lang w:val="en-US"/>
        </w:rPr>
        <w:t xml:space="preserve"> የምትፈልጉትን ሁሉ ወደ </w:t>
      </w:r>
      <w:r>
        <w:rPr>
          <w:color w:val="ff0000"/>
          <w:sz w:val="24"/>
          <w:szCs w:val="24"/>
          <w:lang w:val="en-US"/>
        </w:rPr>
        <w:t>እግዚአብሔር</w:t>
      </w:r>
      <w:r>
        <w:rPr>
          <w:sz w:val="24"/>
          <w:szCs w:val="24"/>
          <w:lang w:val="en-US"/>
        </w:rPr>
        <w:t xml:space="preserve"> ፊታችሁን እንድትመልሱ በሱ፤ ብቻ እንድትታምኑ፤ ለሰው እዳ እንዳይኖርባችሁ ለሰው ፍቅር ይኑራችሁ፣ ትሁት ሁኑ፣ ቅን የዋህ ሁኑ! አምላካችሁን በፍፁም ልባችሁ፣ በፍፁም ሃሳባችሁ፣ በፍፁም ነፍሳችሁ ዉደዱ፤ ታመኑበት፣ አምልኩት፣ ፅኑ በትእዛዙ ቁሙ፣ በፍርዱ ፅኑ። ለሰው ሁሉ ብርሃን ሆናችሁ ታዩ ይሄ ነው ምክራችን! እኔን እንድታመክ ነው? እኔን ልታመልክ ነው የምትፈልገው? እኔ ማን ነኝ? እኛ ማን ነን? እኛ የኢትዮጵያ የዓለም ብርሃን ቤተሰቦች በሙሉ ማን ነን? እንደናንተው አይደለምን እንዴ? ምንድን ነው ለውጣችን? ስለዚህ አባት ብለህ ልትጠራው የሚገባ ቸሩ </w:t>
      </w:r>
      <w:r>
        <w:rPr>
          <w:color w:val="ff0000"/>
          <w:sz w:val="24"/>
          <w:szCs w:val="24"/>
          <w:lang w:val="en-US"/>
        </w:rPr>
        <w:t>መድኃኔዓለምን</w:t>
      </w:r>
      <w:r>
        <w:rPr>
          <w:sz w:val="24"/>
          <w:szCs w:val="24"/>
          <w:lang w:val="en-US"/>
        </w:rPr>
        <w:t xml:space="preserve"> ነው! መምህርህ ሊሆን የሚገባው ቸሩ </w:t>
      </w:r>
      <w:r>
        <w:rPr>
          <w:color w:val="ff0000"/>
          <w:sz w:val="24"/>
          <w:szCs w:val="24"/>
          <w:lang w:val="en-US"/>
        </w:rPr>
        <w:t>መድኃኔዓለም</w:t>
      </w:r>
      <w:r>
        <w:rPr>
          <w:sz w:val="24"/>
          <w:szCs w:val="24"/>
          <w:lang w:val="en-US"/>
        </w:rPr>
        <w:t xml:space="preserve"> ነው! ሊቀ ሊቃውንትህ ሊሆን የሚገባው ቸሩ </w:t>
      </w:r>
      <w:r>
        <w:rPr>
          <w:color w:val="ff0000"/>
          <w:sz w:val="24"/>
          <w:szCs w:val="24"/>
          <w:lang w:val="en-US"/>
        </w:rPr>
        <w:t>መድኃኔዓለም</w:t>
      </w:r>
      <w:r>
        <w:rPr>
          <w:sz w:val="24"/>
          <w:szCs w:val="24"/>
          <w:lang w:val="en-US"/>
        </w:rPr>
        <w:t xml:space="preserve"> ነው! ርዕሰ ሊቃንም፣ ሊቃውንትም በለው ማንኛውንም ማዕረግ ሁሉ ምትሰጣቸው ዛሬ ራሳቸውን በታላቅ ስፍራ ላይ ያስቀመጡት በሙሉ ያ ማዕረግ በሙሉ የማን ማዕረግ ነው ሊሆን የሚገባው? የእግዚአብሔር ነው ህይወትን የሰጠህ ቸሩ </w:t>
      </w:r>
      <w:r>
        <w:rPr>
          <w:color w:val="ff0000"/>
          <w:sz w:val="24"/>
          <w:szCs w:val="24"/>
          <w:lang w:val="en-US"/>
        </w:rPr>
        <w:t>መድኃኔዓለም</w:t>
      </w:r>
      <w:r>
        <w:rPr>
          <w:sz w:val="24"/>
          <w:szCs w:val="24"/>
          <w:lang w:val="en-US"/>
        </w:rPr>
        <w:t xml:space="preserve"> ነው። ዛሬ እያፅናናህ እየመከረህ ያለው </w:t>
      </w:r>
      <w:r>
        <w:rPr>
          <w:color w:val="ff0000"/>
          <w:sz w:val="24"/>
          <w:szCs w:val="24"/>
          <w:lang w:val="en-US"/>
        </w:rPr>
        <w:t>የእግዚአብሔር መንፈስ ቅዱስ</w:t>
      </w:r>
      <w:r>
        <w:rPr>
          <w:sz w:val="24"/>
          <w:szCs w:val="24"/>
          <w:lang w:val="en-US"/>
        </w:rPr>
        <w:t xml:space="preserve"> ክብር ነው። ይሄን ሁሉ ንቀህ ጥለህ እሱን ገሸሽ አድርገህ የአምላክ ያህል ስለህ አባቶች! ጳጳሳት፣ መምህራን፣ ጠዋት ሲጠሩህ ና ወደገደልም ሂድ ሲሉህ ትሄዳለህ፤ ና እዚህ ጋ ሲሉህ ትሄዳለህ፤ ወዲህ ተመለስ ሲሉህ ወደዚያ ትመለሳለህ፣ ስደብ ሲሉህ ትሳደባለህ፣ ተች ሲሉህ ትተቻለህ፣ ሀሜትን ታማለህ፣ ወደነዱህ ትሄዳለህ! ገና ሲናገሩ አሀ! </w:t>
      </w:r>
      <w:r w:rsidRPr="4AD0DB65">
        <w:rPr>
          <w:color w:val="ff0000"/>
          <w:sz w:val="24"/>
          <w:szCs w:val="24"/>
          <w:lang w:val="en-US"/>
          <w:rPrChange w:id="46" w:author="ZTE Blade L8" w:date="2024-06-18T05:54:00Z">
            <w:rPr>
              <w:sz w:val="24"/>
              <w:szCs w:val="24"/>
              <w:lang w:val="en-US"/>
            </w:rPr>
          </w:rPrChange>
        </w:rPr>
        <w:t>የእግዚአብሔር</w:t>
      </w:r>
      <w:r>
        <w:rPr>
          <w:sz w:val="24"/>
          <w:szCs w:val="24"/>
          <w:lang w:val="en-US"/>
        </w:rPr>
        <w:t xml:space="preserve"> ቃል ምን ይላል? አሀ! የእምነታችን ትእዛዝ ምን ይላል? እንዴ? </w:t>
      </w:r>
      <w:r>
        <w:rPr>
          <w:color w:val="ff0000"/>
          <w:sz w:val="24"/>
          <w:szCs w:val="24"/>
          <w:lang w:val="en-US"/>
        </w:rPr>
        <w:t>እግዚአብሔር</w:t>
      </w:r>
      <w:r>
        <w:rPr>
          <w:sz w:val="24"/>
          <w:szCs w:val="24"/>
          <w:lang w:val="en-US"/>
        </w:rPr>
        <w:t xml:space="preserve"> ምንድን ነው ያለን? በቃሉ ምንድን ነው የነገረን? ምንድን ነው ትእዛዙ? አሁን እኚህ የሚያስተምሩን ሰው ከቃሉ ይሚያነሱት ዉጭ የሆነ ነገር ይሄ ምንድን ነው? ይሄ ይሄ የሚሉት ምንድን ነው? እዚህ ዉስጥ አለ? ቃሉ ዉስጥ አለ? ትእዛዙ ዉስጥ አለ? ፈቃዱ ዉስጥ አለ? እውነት በስርአቱ ዉስጥ አለ?</w:t>
      </w:r>
    </w:p>
    <w:p>
      <w:pPr>
        <w:pStyle w:val="style0"/>
        <w:jc w:val="both"/>
        <w:rPr>
          <w:sz w:val="24"/>
          <w:szCs w:val="24"/>
        </w:rPr>
      </w:pPr>
      <w:r>
        <w:rPr>
          <w:color w:val="ff0000"/>
          <w:sz w:val="24"/>
          <w:szCs w:val="24"/>
          <w:lang w:val="en-US"/>
        </w:rPr>
        <w:t>እግዚአብሔር</w:t>
      </w:r>
      <w:r>
        <w:rPr>
          <w:sz w:val="24"/>
          <w:szCs w:val="24"/>
          <w:lang w:val="en-US"/>
        </w:rPr>
        <w:t xml:space="preserve"> ባስቀመጠው ቃላት ዉስጥ አለ ወይ? ይሄ አለ ወይ? ላንተ እኮ መልስህ የሚሆነው ከሰማህ በኋላ የምትመዝንበት </w:t>
      </w:r>
      <w:r>
        <w:rPr>
          <w:color w:val="ff0000"/>
          <w:sz w:val="24"/>
          <w:szCs w:val="24"/>
          <w:lang w:val="en-US"/>
        </w:rPr>
        <w:t>የእግዚአብሔር</w:t>
      </w:r>
      <w:r>
        <w:rPr>
          <w:sz w:val="24"/>
          <w:szCs w:val="24"/>
          <w:lang w:val="en-US"/>
        </w:rPr>
        <w:t xml:space="preserve"> ቃል ነው። ለዚህ ነው ቃሉን ጨብጡ የምንለው ታነፁበት የምንለው ለዚህ ነው። ወደ ትእዛዛቱ የምንወስድህ ለዚህ ነው። ወደ ዋናው ነጥብ ከመሄዳችን በፊት ተዋህዶ ኦርቶዶክስ እምነታችን ማን ናት ወደሚለው ትልቅ ርዕስ ዉስጥ ከመሄዴ በፊት ሄደንም ያንን ከማንሳታችን በፊት ነው ለምን ይሄ አስፈለገ? ለምን ቃሉን መጨበጥ ያስፈልጋል? ለምን ስርአቱን መጠበቅ ያስፈልጋል? ለምን ፍርዱን ማወቅ ያስፈልጋል? ይሄንን በተመለከተ አባቶቻችን ምን አሉ የሚለውን እንድትጨብጡ ነው። አሁንም ወደ ቃሉ እንሂድና ዳዊት ከነገረን ከሌላው ነጥቡ ላይ ደሞ እናንሳ 118 ቁጥር 105 ላይ "ኖን" ከሚለው እንዲህ ይለናል።</w:t>
      </w:r>
    </w:p>
    <w:p>
      <w:pPr>
        <w:pStyle w:val="style0"/>
        <w:jc w:val="both"/>
        <w:rPr>
          <w:sz w:val="24"/>
          <w:szCs w:val="24"/>
        </w:rPr>
      </w:pPr>
      <w:r>
        <w:rPr>
          <w:sz w:val="24"/>
          <w:szCs w:val="24"/>
          <w:lang w:val="en-US"/>
        </w:rPr>
        <w:t>መዝሙር 119</w:t>
      </w:r>
    </w:p>
    <w:p>
      <w:pPr>
        <w:pStyle w:val="style0"/>
        <w:jc w:val="both"/>
        <w:rPr>
          <w:sz w:val="24"/>
          <w:szCs w:val="24"/>
        </w:rPr>
      </w:pPr>
      <w:r>
        <w:rPr>
          <w:sz w:val="24"/>
          <w:szCs w:val="24"/>
          <w:lang w:val="en-US"/>
        </w:rPr>
        <w:t>¯¯¯¯¯¯¯¯¯¯</w:t>
      </w:r>
    </w:p>
    <w:p>
      <w:pPr>
        <w:pStyle w:val="style0"/>
        <w:jc w:val="both"/>
        <w:rPr>
          <w:sz w:val="24"/>
          <w:szCs w:val="24"/>
        </w:rPr>
      </w:pPr>
      <w:r>
        <w:rPr>
          <w:sz w:val="24"/>
          <w:szCs w:val="24"/>
          <w:lang w:val="en-US"/>
        </w:rPr>
        <w:t>¹⁰⁵ ሕግህ ለእግሬ መብራት፥</w:t>
      </w:r>
    </w:p>
    <w:p>
      <w:pPr>
        <w:pStyle w:val="style0"/>
        <w:jc w:val="both"/>
        <w:rPr>
          <w:sz w:val="24"/>
          <w:szCs w:val="24"/>
        </w:rPr>
      </w:pPr>
      <w:r>
        <w:rPr>
          <w:sz w:val="24"/>
          <w:szCs w:val="24"/>
          <w:lang w:val="en-US"/>
        </w:rPr>
        <w:tab/>
      </w:r>
      <w:r>
        <w:rPr>
          <w:sz w:val="24"/>
          <w:szCs w:val="24"/>
          <w:lang w:val="en-US"/>
        </w:rPr>
        <w:t>ልብ በሉ ሕግህ ለእግሬ መብራት፥ ለመንገዴ ብርሃን ነው።</w:t>
      </w:r>
    </w:p>
    <w:p>
      <w:pPr>
        <w:pStyle w:val="style0"/>
        <w:jc w:val="both"/>
        <w:rPr>
          <w:sz w:val="24"/>
          <w:szCs w:val="24"/>
        </w:rPr>
      </w:pPr>
      <w:r>
        <w:rPr>
          <w:sz w:val="24"/>
          <w:szCs w:val="24"/>
          <w:lang w:val="en-US"/>
        </w:rPr>
        <w:tab/>
      </w:r>
      <w:r>
        <w:rPr>
          <w:sz w:val="24"/>
          <w:szCs w:val="24"/>
          <w:lang w:val="en-US"/>
        </w:rPr>
        <w:t>አያችሁ ህግህ ለእግሬ መብራት እግራችሁ መብራት ከሌለው በጨለማ መራመድ ይችላል? ባትሪ ሳትይዙ መሄድ ትችላላችሁ? ድብን ያለ ጨለማ ከሆነ መንገዱ በምን ማየት ትችላላችሁ? አለም ጨለማ ናት! አለም ዛሬ ዲያቢሎስ የነገሰባት ናት! አለም ፍፁም በስጋ በሃጥያት ባህር የተዋጠች ናት! በዚህ ጨለማ ዉስጥ እንዴት ነው መጓዝ የምትችሉት?</w:t>
      </w:r>
    </w:p>
    <w:p>
      <w:pPr>
        <w:pStyle w:val="style0"/>
        <w:jc w:val="both"/>
        <w:rPr>
          <w:sz w:val="24"/>
          <w:szCs w:val="24"/>
        </w:rPr>
      </w:pPr>
      <w:r>
        <w:rPr>
          <w:sz w:val="24"/>
          <w:szCs w:val="24"/>
          <w:lang w:val="en-US"/>
        </w:rPr>
        <w:tab/>
      </w:r>
      <w:r>
        <w:rPr>
          <w:sz w:val="24"/>
          <w:szCs w:val="24"/>
          <w:lang w:val="en-US"/>
        </w:rPr>
        <w:t xml:space="preserve">ህግህ ይላል ይሄው ዳዊት ለእግሬ መብራት፣ ለመንገዴ ብርሃንም ነው። </w:t>
      </w:r>
    </w:p>
    <w:p>
      <w:pPr>
        <w:pStyle w:val="style0"/>
        <w:jc w:val="both"/>
        <w:rPr>
          <w:sz w:val="24"/>
          <w:szCs w:val="24"/>
        </w:rPr>
      </w:pPr>
      <w:r>
        <w:rPr>
          <w:sz w:val="24"/>
          <w:szCs w:val="24"/>
          <w:lang w:val="en-US"/>
        </w:rPr>
        <w:t>¹⁰⁶ የጽድቅህን ፍርድ እጠብቅ ዘንድ ማልሁ፥ አጸናሁም።</w:t>
      </w:r>
    </w:p>
    <w:p>
      <w:pPr>
        <w:pStyle w:val="style0"/>
        <w:jc w:val="both"/>
        <w:rPr>
          <w:sz w:val="24"/>
          <w:szCs w:val="24"/>
        </w:rPr>
      </w:pPr>
      <w:r>
        <w:rPr>
          <w:sz w:val="24"/>
          <w:szCs w:val="24"/>
          <w:lang w:val="en-US"/>
        </w:rPr>
        <w:tab/>
      </w:r>
      <w:r>
        <w:rPr>
          <w:sz w:val="24"/>
          <w:szCs w:val="24"/>
          <w:lang w:val="en-US"/>
        </w:rPr>
        <w:t>አለ ይሄ እንግዲህ ምርጫው ነው ዳዊት። አተረፈበት።</w:t>
      </w:r>
    </w:p>
    <w:p>
      <w:pPr>
        <w:pStyle w:val="style0"/>
        <w:jc w:val="both"/>
        <w:rPr>
          <w:sz w:val="24"/>
          <w:szCs w:val="24"/>
        </w:rPr>
      </w:pPr>
      <w:r>
        <w:rPr>
          <w:sz w:val="24"/>
          <w:szCs w:val="24"/>
          <w:lang w:val="en-US"/>
        </w:rPr>
        <w:t>¹⁰⁷ እጅግ ተቸገርሁ፤ አቤቱ፥ እንደ ቃልህ ሕያው አድርገኝ።</w:t>
      </w:r>
    </w:p>
    <w:p>
      <w:pPr>
        <w:pStyle w:val="style0"/>
        <w:jc w:val="both"/>
        <w:rPr>
          <w:sz w:val="24"/>
          <w:szCs w:val="24"/>
        </w:rPr>
      </w:pPr>
      <w:r>
        <w:rPr>
          <w:sz w:val="24"/>
          <w:szCs w:val="24"/>
          <w:lang w:val="en-US"/>
        </w:rPr>
        <w:tab/>
      </w:r>
      <w:r>
        <w:rPr>
          <w:sz w:val="24"/>
          <w:szCs w:val="24"/>
          <w:lang w:val="en-US"/>
        </w:rPr>
        <w:t xml:space="preserve">አያችሁ </w:t>
      </w:r>
      <w:r>
        <w:rPr>
          <w:color w:val="ff0000"/>
          <w:sz w:val="24"/>
          <w:szCs w:val="24"/>
          <w:lang w:val="en-US"/>
        </w:rPr>
        <w:t>የእግዚአብሔርን</w:t>
      </w:r>
      <w:r>
        <w:rPr>
          <w:sz w:val="24"/>
          <w:szCs w:val="24"/>
          <w:lang w:val="en-US"/>
        </w:rPr>
        <w:t xml:space="preserve"> ቃል ካላወቃችሁ ትቸገራላችሁ ወዴት እንደምትሄዱ ግራ ይገባችኋል። ወዴት እንደምትመላለሱ ትቸገራላችሁ፣ ትጎዳላችሁ፣ ትወድቃላችሁ፣ ትጠፋላችሁ ይሄን የተረዳው ንጉስ ዳዊት እጅግ ተቸገርሁ፤ አቤቱ፥ እንደ ቃልህ ሕያው አድርገኝ።</w:t>
      </w:r>
    </w:p>
    <w:p>
      <w:pPr>
        <w:pStyle w:val="style0"/>
        <w:jc w:val="both"/>
        <w:rPr>
          <w:sz w:val="24"/>
          <w:szCs w:val="24"/>
        </w:rPr>
      </w:pPr>
      <w:r>
        <w:rPr>
          <w:sz w:val="24"/>
          <w:szCs w:val="24"/>
          <w:lang w:val="en-US"/>
        </w:rPr>
        <w:t>¹⁰⁸ አቤቱ፥ ከአፌ የሚወጣውን ቃል ውደድ፥ ፍርድህንም አስተምረኝ።</w:t>
      </w:r>
    </w:p>
    <w:p>
      <w:pPr>
        <w:pStyle w:val="style0"/>
        <w:jc w:val="both"/>
        <w:rPr>
          <w:sz w:val="24"/>
          <w:szCs w:val="24"/>
        </w:rPr>
      </w:pPr>
      <w:r>
        <w:rPr>
          <w:sz w:val="24"/>
          <w:szCs w:val="24"/>
          <w:lang w:val="en-US"/>
        </w:rPr>
        <w:tab/>
      </w:r>
      <w:r>
        <w:rPr>
          <w:sz w:val="24"/>
          <w:szCs w:val="24"/>
          <w:lang w:val="en-US"/>
        </w:rPr>
        <w:t>ልብ በሉ ፍርድህንም አስተምረኝ።</w:t>
      </w:r>
    </w:p>
    <w:p>
      <w:pPr>
        <w:pStyle w:val="style0"/>
        <w:jc w:val="both"/>
        <w:rPr>
          <w:sz w:val="24"/>
          <w:szCs w:val="24"/>
        </w:rPr>
      </w:pPr>
      <w:r>
        <w:rPr>
          <w:sz w:val="24"/>
          <w:szCs w:val="24"/>
          <w:lang w:val="en-US"/>
        </w:rPr>
        <w:t>¹⁰⁹ ነፍሴ ሁልጊዜ በእጅህ ውስጥ ናት፤</w:t>
      </w:r>
    </w:p>
    <w:p>
      <w:pPr>
        <w:pStyle w:val="style0"/>
        <w:jc w:val="both"/>
        <w:rPr>
          <w:sz w:val="24"/>
          <w:szCs w:val="24"/>
        </w:rPr>
      </w:pPr>
      <w:r>
        <w:rPr>
          <w:sz w:val="24"/>
          <w:szCs w:val="24"/>
          <w:lang w:val="en-US"/>
        </w:rPr>
        <w:tab/>
      </w:r>
      <w:r>
        <w:rPr>
          <w:sz w:val="24"/>
          <w:szCs w:val="24"/>
          <w:lang w:val="en-US"/>
        </w:rPr>
        <w:t xml:space="preserve">በማን እጅ ዉስጥ? </w:t>
      </w:r>
      <w:r w:rsidRPr="2CDE1CEE">
        <w:rPr>
          <w:color w:val="ff0000"/>
          <w:sz w:val="24"/>
          <w:szCs w:val="24"/>
          <w:lang w:val="en-US"/>
          <w:rPrChange w:id="47" w:author="ZTE Blade L8" w:date="2024-06-18T05:54:00Z">
            <w:rPr>
              <w:sz w:val="24"/>
              <w:szCs w:val="24"/>
              <w:lang w:val="en-US"/>
            </w:rPr>
          </w:rPrChange>
        </w:rPr>
        <w:t>በእግዚአብሔር</w:t>
      </w:r>
      <w:r>
        <w:rPr>
          <w:sz w:val="24"/>
          <w:szCs w:val="24"/>
          <w:lang w:val="en-US"/>
        </w:rPr>
        <w:t xml:space="preserve"> እጅ ዉስጥ። አዎ </w:t>
      </w:r>
      <w:r>
        <w:rPr>
          <w:color w:val="ff0000"/>
          <w:sz w:val="24"/>
          <w:szCs w:val="24"/>
          <w:lang w:val="en-US"/>
        </w:rPr>
        <w:t>የእግዚአብሔርን</w:t>
      </w:r>
      <w:r>
        <w:rPr>
          <w:sz w:val="24"/>
          <w:szCs w:val="24"/>
          <w:lang w:val="en-US"/>
        </w:rPr>
        <w:t xml:space="preserve"> ያክል የሚንጎማለሉትን አትስሙ! ነፍሳችሁ </w:t>
      </w:r>
      <w:r>
        <w:rPr>
          <w:color w:val="ff0000"/>
          <w:sz w:val="24"/>
          <w:szCs w:val="24"/>
          <w:lang w:val="en-US"/>
        </w:rPr>
        <w:t>በእግዚአብሔር</w:t>
      </w:r>
      <w:r>
        <w:rPr>
          <w:sz w:val="24"/>
          <w:szCs w:val="24"/>
          <w:lang w:val="en-US"/>
        </w:rPr>
        <w:t xml:space="preserve"> እጅ ውስጥ ነው ያለው። በዚህ ምድር ላይ ለምትኖሩት ህይወት ሁሉ ዋስትናችሁ </w:t>
      </w:r>
      <w:r>
        <w:rPr>
          <w:color w:val="ff0000"/>
          <w:sz w:val="24"/>
          <w:szCs w:val="24"/>
          <w:lang w:val="en-US"/>
        </w:rPr>
        <w:t>እግዚአብሔር</w:t>
      </w:r>
      <w:r>
        <w:rPr>
          <w:sz w:val="24"/>
          <w:szCs w:val="24"/>
          <w:lang w:val="en-US"/>
        </w:rPr>
        <w:t xml:space="preserve"> ብቻ ነው።</w:t>
      </w:r>
    </w:p>
    <w:p>
      <w:pPr>
        <w:pStyle w:val="style0"/>
        <w:jc w:val="both"/>
        <w:rPr>
          <w:sz w:val="24"/>
          <w:szCs w:val="24"/>
        </w:rPr>
      </w:pPr>
      <w:r>
        <w:rPr>
          <w:sz w:val="24"/>
          <w:szCs w:val="24"/>
          <w:lang w:val="en-US"/>
        </w:rPr>
        <w:t>ሕግህን ግን አልረሳሁም።</w:t>
      </w:r>
    </w:p>
    <w:p>
      <w:pPr>
        <w:pStyle w:val="style0"/>
        <w:jc w:val="both"/>
        <w:rPr>
          <w:sz w:val="24"/>
          <w:szCs w:val="24"/>
        </w:rPr>
      </w:pPr>
      <w:r>
        <w:rPr>
          <w:sz w:val="24"/>
          <w:szCs w:val="24"/>
          <w:lang w:val="en-US"/>
        </w:rPr>
        <w:t>¹¹⁰ ኃጢአተኞች ወጥመድን ዘረጉብኝ፤ ከትእዛዝህ ግን አልሳትሁም።</w:t>
      </w:r>
    </w:p>
    <w:p>
      <w:pPr>
        <w:pStyle w:val="style0"/>
        <w:jc w:val="both"/>
        <w:rPr>
          <w:sz w:val="24"/>
          <w:szCs w:val="24"/>
        </w:rPr>
      </w:pPr>
      <w:r>
        <w:rPr>
          <w:sz w:val="24"/>
          <w:szCs w:val="24"/>
          <w:lang w:val="en-US"/>
        </w:rPr>
        <w:t>¹¹¹ የልቤ ደስታ ነውና ምስክርህን ለዘላለም ወረስሁ።</w:t>
      </w:r>
    </w:p>
    <w:p>
      <w:pPr>
        <w:pStyle w:val="style0"/>
        <w:jc w:val="both"/>
        <w:rPr>
          <w:sz w:val="24"/>
          <w:szCs w:val="24"/>
        </w:rPr>
      </w:pPr>
      <w:r>
        <w:rPr>
          <w:sz w:val="24"/>
          <w:szCs w:val="24"/>
          <w:lang w:val="en-US"/>
        </w:rPr>
        <w:t>¹¹² ለዘላለም ለፍጻሜውም ትእዛዝህን አደርግ ዘንድ</w:t>
      </w:r>
    </w:p>
    <w:p>
      <w:pPr>
        <w:pStyle w:val="style0"/>
        <w:jc w:val="both"/>
        <w:rPr>
          <w:sz w:val="24"/>
          <w:szCs w:val="24"/>
        </w:rPr>
      </w:pPr>
      <w:r>
        <w:rPr>
          <w:sz w:val="24"/>
          <w:szCs w:val="24"/>
          <w:lang w:val="en-US"/>
        </w:rPr>
        <w:tab/>
      </w:r>
      <w:r>
        <w:rPr>
          <w:sz w:val="24"/>
          <w:szCs w:val="24"/>
          <w:lang w:val="en-US"/>
        </w:rPr>
        <w:t>ልብ በሉ ትእዛዝህን አደርግ ዘንድ</w:t>
      </w:r>
    </w:p>
    <w:p>
      <w:pPr>
        <w:pStyle w:val="style0"/>
        <w:jc w:val="both"/>
        <w:rPr>
          <w:sz w:val="24"/>
          <w:szCs w:val="24"/>
        </w:rPr>
      </w:pPr>
      <w:r>
        <w:rPr>
          <w:sz w:val="24"/>
          <w:szCs w:val="24"/>
          <w:lang w:val="en-US"/>
        </w:rPr>
        <w:t>ልቤን አዘነበልሁ።</w:t>
      </w:r>
    </w:p>
    <w:p>
      <w:pPr>
        <w:pStyle w:val="style0"/>
        <w:jc w:val="both"/>
        <w:rPr>
          <w:sz w:val="24"/>
          <w:szCs w:val="24"/>
        </w:rPr>
      </w:pPr>
      <w:r>
        <w:rPr>
          <w:sz w:val="24"/>
          <w:szCs w:val="24"/>
          <w:lang w:val="en-US"/>
        </w:rPr>
        <w:tab/>
      </w:r>
      <w:r>
        <w:rPr>
          <w:sz w:val="24"/>
          <w:szCs w:val="24"/>
          <w:lang w:val="en-US"/>
        </w:rPr>
        <w:t xml:space="preserve"> አዎ ልቤ ወደደ ወደ ትእዛዝህ አዘነበለ። ይለናል አያችሁ ህጉን ስታውቁ ትእዛዙን ስታውቁ ፍርዱን ስታውቁ ወዴት ትሆናላችሁ? ምን ትሆናላችሁ? ወደ ፈቃዱ ታዘነብላላችሁ?</w:t>
      </w:r>
    </w:p>
    <w:p>
      <w:pPr>
        <w:pStyle w:val="style0"/>
        <w:jc w:val="both"/>
        <w:rPr>
          <w:sz w:val="24"/>
          <w:szCs w:val="24"/>
        </w:rPr>
      </w:pPr>
      <w:r>
        <w:rPr>
          <w:sz w:val="24"/>
          <w:szCs w:val="24"/>
          <w:lang w:val="en-US"/>
        </w:rPr>
        <w:t>¹¹³ ዓመፀኞችን ጠላሁ፥ ሕግህን ግን ወደድሁ።</w:t>
      </w:r>
    </w:p>
    <w:p>
      <w:pPr>
        <w:pStyle w:val="style0"/>
        <w:jc w:val="both"/>
        <w:rPr>
          <w:sz w:val="24"/>
          <w:szCs w:val="24"/>
        </w:rPr>
      </w:pPr>
      <w:r>
        <w:rPr>
          <w:sz w:val="24"/>
          <w:szCs w:val="24"/>
          <w:lang w:val="en-US"/>
        </w:rPr>
        <w:tab/>
      </w:r>
      <w:r>
        <w:rPr>
          <w:sz w:val="24"/>
          <w:szCs w:val="24"/>
          <w:lang w:val="en-US"/>
        </w:rPr>
        <w:t>አዎ ህጉን ስለወደዳችሁ አመፀኛን ትጠላላችሁ። አመፀኛ ከምንድን ነው? ከጨለማ ነው።</w:t>
      </w:r>
    </w:p>
    <w:p>
      <w:pPr>
        <w:pStyle w:val="style0"/>
        <w:jc w:val="both"/>
        <w:rPr>
          <w:sz w:val="24"/>
          <w:szCs w:val="24"/>
        </w:rPr>
      </w:pPr>
      <w:r>
        <w:rPr>
          <w:sz w:val="24"/>
          <w:szCs w:val="24"/>
          <w:lang w:val="en-US"/>
        </w:rPr>
        <w:t>¹¹⁴ አንተ ረዳቴና መጠጊያዬ ነህ፥ በቃልህም ተማመንሁ።</w:t>
      </w:r>
    </w:p>
    <w:p>
      <w:pPr>
        <w:pStyle w:val="style0"/>
        <w:jc w:val="both"/>
        <w:rPr>
          <w:sz w:val="24"/>
          <w:szCs w:val="24"/>
        </w:rPr>
      </w:pPr>
      <w:r>
        <w:rPr>
          <w:sz w:val="24"/>
          <w:szCs w:val="24"/>
          <w:lang w:val="en-US"/>
        </w:rPr>
        <w:tab/>
      </w:r>
      <w:r>
        <w:rPr>
          <w:sz w:val="24"/>
          <w:szCs w:val="24"/>
          <w:lang w:val="en-US"/>
        </w:rPr>
        <w:t>ይሄ ነው ወገኖቼ እንግዲህ። ስታውቁት በቃሉ ትተማመናላችሁ።</w:t>
      </w:r>
    </w:p>
    <w:p>
      <w:pPr>
        <w:pStyle w:val="style0"/>
        <w:jc w:val="both"/>
        <w:rPr>
          <w:sz w:val="24"/>
          <w:szCs w:val="24"/>
        </w:rPr>
      </w:pPr>
      <w:r>
        <w:rPr>
          <w:sz w:val="24"/>
          <w:szCs w:val="24"/>
          <w:lang w:val="en-US"/>
        </w:rPr>
        <w:t>¹¹⁵ እናንተ ኃጢአተኞች፥ ከእኔ ራቁ፥ የአምላኬንም ትእዛዝ ልፈልግ።</w:t>
      </w:r>
    </w:p>
    <w:p>
      <w:pPr>
        <w:pStyle w:val="style0"/>
        <w:jc w:val="both"/>
        <w:rPr>
          <w:sz w:val="24"/>
          <w:szCs w:val="24"/>
        </w:rPr>
      </w:pPr>
      <w:r>
        <w:rPr>
          <w:sz w:val="24"/>
          <w:szCs w:val="24"/>
          <w:lang w:val="en-US"/>
        </w:rPr>
        <w:t>¹¹⁶ እንደ ቃልህ ደግፈኝ፥ ሕያውም እሆናለሁ፤ ከተስፋዬም አልፈር።</w:t>
      </w:r>
    </w:p>
    <w:p>
      <w:pPr>
        <w:pStyle w:val="style0"/>
        <w:jc w:val="both"/>
        <w:rPr>
          <w:sz w:val="24"/>
          <w:szCs w:val="24"/>
        </w:rPr>
      </w:pPr>
      <w:r>
        <w:rPr>
          <w:sz w:val="24"/>
          <w:szCs w:val="24"/>
          <w:lang w:val="en-US"/>
        </w:rPr>
        <w:t>¹¹⁷ እርዳኝ እድናለሁም፥ ሁልጊዜም ሥርዓትህን እመረምራለሁ።</w:t>
      </w:r>
    </w:p>
    <w:p>
      <w:pPr>
        <w:pStyle w:val="style0"/>
        <w:jc w:val="both"/>
        <w:rPr>
          <w:sz w:val="24"/>
          <w:szCs w:val="24"/>
        </w:rPr>
      </w:pPr>
      <w:r>
        <w:rPr>
          <w:sz w:val="24"/>
          <w:szCs w:val="24"/>
          <w:lang w:val="en-US"/>
        </w:rPr>
        <w:tab/>
      </w:r>
      <w:r>
        <w:rPr>
          <w:sz w:val="24"/>
          <w:szCs w:val="24"/>
          <w:lang w:val="en-US"/>
        </w:rPr>
        <w:t>ይሄ ነው ትልቁ ደሞ ሌላልው ነጥብ። ሥርዓትህን እመረምራለሁ።</w:t>
      </w:r>
    </w:p>
    <w:p>
      <w:pPr>
        <w:pStyle w:val="style0"/>
        <w:jc w:val="both"/>
        <w:rPr>
          <w:sz w:val="24"/>
          <w:szCs w:val="24"/>
        </w:rPr>
      </w:pPr>
      <w:r>
        <w:rPr>
          <w:sz w:val="24"/>
          <w:szCs w:val="24"/>
          <w:lang w:val="en-US"/>
        </w:rPr>
        <w:t>¹¹⁸ ምኞታቸው ዓመፃ ነውና ከሥርዓትህ የሚርቁትን ሁሉ አጐሳቈልሃቸው።</w:t>
      </w:r>
    </w:p>
    <w:p>
      <w:pPr>
        <w:pStyle w:val="style0"/>
        <w:jc w:val="both"/>
        <w:rPr>
          <w:sz w:val="24"/>
          <w:szCs w:val="24"/>
        </w:rPr>
      </w:pPr>
      <w:r>
        <w:rPr>
          <w:sz w:val="24"/>
          <w:szCs w:val="24"/>
          <w:lang w:val="en-US"/>
        </w:rPr>
        <w:t>¹¹⁹ የምድርን ኃጢአተኞች ሁሉ እንደ ርኵሰት አጠፋሃቸው፤ ስለዚህ ምስክርህን ወደድሁ።</w:t>
      </w:r>
    </w:p>
    <w:p>
      <w:pPr>
        <w:pStyle w:val="style0"/>
        <w:jc w:val="both"/>
        <w:rPr>
          <w:sz w:val="24"/>
          <w:szCs w:val="24"/>
        </w:rPr>
      </w:pPr>
      <w:r>
        <w:rPr>
          <w:sz w:val="24"/>
          <w:szCs w:val="24"/>
          <w:lang w:val="en-US"/>
        </w:rPr>
        <w:t>¹²⁰ ሥጋዬ አንተን ከመፍራት የተነሣ ደንገጠ፤ ከፍርድህ የተነሣ ፈርቻለሁ።</w:t>
      </w:r>
    </w:p>
    <w:p>
      <w:pPr>
        <w:pStyle w:val="style0"/>
        <w:jc w:val="both"/>
        <w:rPr>
          <w:sz w:val="24"/>
          <w:szCs w:val="24"/>
        </w:rPr>
      </w:pPr>
      <w:r>
        <w:rPr>
          <w:sz w:val="24"/>
          <w:szCs w:val="24"/>
          <w:lang w:val="en-US"/>
        </w:rPr>
        <w:tab/>
      </w:r>
      <w:r>
        <w:rPr>
          <w:sz w:val="24"/>
          <w:szCs w:val="24"/>
          <w:lang w:val="en-US"/>
        </w:rPr>
        <w:t xml:space="preserve">ይላል እንግዲህ </w:t>
      </w:r>
      <w:r>
        <w:rPr>
          <w:color w:val="ff0000"/>
          <w:sz w:val="24"/>
          <w:szCs w:val="24"/>
          <w:lang w:val="en-US"/>
        </w:rPr>
        <w:t>እግዚአብሔር</w:t>
      </w:r>
      <w:r>
        <w:rPr>
          <w:sz w:val="24"/>
          <w:szCs w:val="24"/>
          <w:lang w:val="en-US"/>
        </w:rPr>
        <w:t xml:space="preserve"> መፍራትን የተረዳው ዳዊት ይሄንን ይመሰክርልናል። ሌላውንም እንግዲህ ቃል አለፍ ብለን ደሞ እንዲሁ ሌሎችንም ስናይ። ህግህን አልረሳሁን ይለናን 153 ላይ እዛው በ118 ሆኖ 153 ቁጥር ላይ።</w:t>
      </w:r>
    </w:p>
    <w:p>
      <w:pPr>
        <w:pStyle w:val="style0"/>
        <w:jc w:val="both"/>
        <w:rPr>
          <w:sz w:val="24"/>
          <w:szCs w:val="24"/>
        </w:rPr>
      </w:pPr>
      <w:r>
        <w:rPr>
          <w:sz w:val="24"/>
          <w:szCs w:val="24"/>
          <w:lang w:val="en-US"/>
        </w:rPr>
        <w:t>መዝሙር 119</w:t>
      </w:r>
    </w:p>
    <w:p>
      <w:pPr>
        <w:pStyle w:val="style0"/>
        <w:jc w:val="both"/>
        <w:rPr>
          <w:sz w:val="24"/>
          <w:szCs w:val="24"/>
        </w:rPr>
      </w:pPr>
      <w:r>
        <w:rPr>
          <w:sz w:val="24"/>
          <w:szCs w:val="24"/>
          <w:lang w:val="en-US"/>
        </w:rPr>
        <w:t>¯¯¯¯¯¯¯¯¯¯</w:t>
      </w:r>
    </w:p>
    <w:p>
      <w:pPr>
        <w:pStyle w:val="style0"/>
        <w:jc w:val="both"/>
        <w:rPr>
          <w:sz w:val="24"/>
          <w:szCs w:val="24"/>
        </w:rPr>
      </w:pPr>
      <w:r>
        <w:rPr>
          <w:sz w:val="24"/>
          <w:szCs w:val="24"/>
          <w:lang w:val="en-US"/>
        </w:rPr>
        <w:t>¹⁵³ ሕግህን አልረሳሁምና ችግሬን ተመልከት አድነኝም።</w:t>
      </w:r>
    </w:p>
    <w:p>
      <w:pPr>
        <w:pStyle w:val="style0"/>
        <w:jc w:val="both"/>
        <w:rPr>
          <w:sz w:val="24"/>
          <w:szCs w:val="24"/>
        </w:rPr>
      </w:pPr>
      <w:r>
        <w:rPr>
          <w:sz w:val="24"/>
          <w:szCs w:val="24"/>
          <w:lang w:val="en-US"/>
        </w:rPr>
        <w:t>¹⁵⁴ ፍርዴን ፍረድ አድነኝም፤ ስለ ቃልህ ሕያው አድርገኝ።</w:t>
      </w:r>
    </w:p>
    <w:p>
      <w:pPr>
        <w:pStyle w:val="style0"/>
        <w:jc w:val="both"/>
        <w:rPr>
          <w:sz w:val="24"/>
          <w:szCs w:val="24"/>
        </w:rPr>
      </w:pPr>
      <w:r>
        <w:rPr>
          <w:sz w:val="24"/>
          <w:szCs w:val="24"/>
          <w:lang w:val="en-US"/>
        </w:rPr>
        <w:t>¹⁵⁵ መድኃኒት ከኅጥኣን ሩቅ ነው፥</w:t>
      </w:r>
    </w:p>
    <w:p>
      <w:pPr>
        <w:pStyle w:val="style0"/>
        <w:jc w:val="both"/>
        <w:rPr>
          <w:sz w:val="24"/>
          <w:szCs w:val="24"/>
        </w:rPr>
      </w:pPr>
      <w:r>
        <w:rPr>
          <w:sz w:val="24"/>
          <w:szCs w:val="24"/>
          <w:lang w:val="en-US"/>
        </w:rPr>
        <w:tab/>
      </w:r>
      <w:r>
        <w:rPr>
          <w:sz w:val="24"/>
          <w:szCs w:val="24"/>
          <w:lang w:val="en-US"/>
        </w:rPr>
        <w:t xml:space="preserve">አዎ ሃጥያትን የሚሰሩ </w:t>
      </w:r>
      <w:r>
        <w:rPr>
          <w:color w:val="ff0000"/>
          <w:sz w:val="24"/>
          <w:szCs w:val="24"/>
          <w:lang w:val="en-US"/>
        </w:rPr>
        <w:t>እግዚአብሔርን</w:t>
      </w:r>
      <w:r>
        <w:rPr>
          <w:sz w:val="24"/>
          <w:szCs w:val="24"/>
          <w:lang w:val="en-US"/>
        </w:rPr>
        <w:t xml:space="preserve"> የማይፈልጉ፤ ሊፈወሱ ዘንድ የሚገባቸው ግን የማይፈልጉ፤ እነዚህ ሃጥያትን የሚሰሩ ሁሌም ያ ልማድ ያደረገላቸው ሰዎች እ? መድኃኒት የላቸውም።</w:t>
      </w:r>
    </w:p>
    <w:p>
      <w:pPr>
        <w:pStyle w:val="style0"/>
        <w:jc w:val="both"/>
        <w:rPr>
          <w:sz w:val="24"/>
          <w:szCs w:val="24"/>
        </w:rPr>
      </w:pPr>
      <w:r>
        <w:rPr>
          <w:sz w:val="24"/>
          <w:szCs w:val="24"/>
          <w:lang w:val="en-US"/>
        </w:rPr>
        <w:t>ሥርዓትህን አልፈለጉምና።</w:t>
      </w:r>
    </w:p>
    <w:p>
      <w:pPr>
        <w:pStyle w:val="style0"/>
        <w:jc w:val="both"/>
        <w:rPr>
          <w:sz w:val="24"/>
          <w:szCs w:val="24"/>
        </w:rPr>
      </w:pPr>
      <w:r>
        <w:rPr>
          <w:sz w:val="24"/>
          <w:szCs w:val="24"/>
          <w:lang w:val="en-US"/>
        </w:rPr>
        <w:tab/>
      </w:r>
      <w:r>
        <w:rPr>
          <w:sz w:val="24"/>
          <w:szCs w:val="24"/>
          <w:lang w:val="en-US"/>
        </w:rPr>
        <w:t xml:space="preserve">አዎ መድኃኒት የላቸውም </w:t>
      </w:r>
      <w:r>
        <w:rPr>
          <w:color w:val="ff0000"/>
          <w:sz w:val="24"/>
          <w:szCs w:val="24"/>
          <w:lang w:val="en-US"/>
        </w:rPr>
        <w:t>የእግዚአብሔርን</w:t>
      </w:r>
      <w:r>
        <w:rPr>
          <w:sz w:val="24"/>
          <w:szCs w:val="24"/>
          <w:lang w:val="en-US"/>
        </w:rPr>
        <w:t xml:space="preserve"> ቃል አይፈለጉም፤ ስርዓቱን አይፈልጉም፤ ፍርዱን አይፈልጉም።</w:t>
      </w:r>
    </w:p>
    <w:p>
      <w:pPr>
        <w:pStyle w:val="style0"/>
        <w:jc w:val="both"/>
        <w:rPr>
          <w:sz w:val="24"/>
          <w:szCs w:val="24"/>
        </w:rPr>
      </w:pPr>
      <w:r>
        <w:rPr>
          <w:sz w:val="24"/>
          <w:szCs w:val="24"/>
          <w:lang w:val="en-US"/>
        </w:rPr>
        <w:t>¹⁵⁶ አቤቱ፥ ቸርነትህ እጅግ ብዙ ነው፤ እንደ ፍርድህ ሕያው አድርገኝ።</w:t>
      </w:r>
    </w:p>
    <w:p>
      <w:pPr>
        <w:pStyle w:val="style0"/>
        <w:jc w:val="both"/>
        <w:rPr>
          <w:sz w:val="24"/>
          <w:szCs w:val="24"/>
        </w:rPr>
      </w:pPr>
      <w:r>
        <w:rPr>
          <w:sz w:val="24"/>
          <w:szCs w:val="24"/>
          <w:lang w:val="en-US"/>
        </w:rPr>
        <w:t>¹⁵⁷ ያሳደዱኝና ያስጨነቁኝ ብዙዎች ናቸው፤ ከምስክር ግን ፈቀቅ አላልሁም።</w:t>
      </w:r>
    </w:p>
    <w:p>
      <w:pPr>
        <w:pStyle w:val="style0"/>
        <w:jc w:val="both"/>
        <w:rPr>
          <w:sz w:val="24"/>
          <w:szCs w:val="24"/>
        </w:rPr>
      </w:pPr>
      <w:r>
        <w:rPr>
          <w:sz w:val="24"/>
          <w:szCs w:val="24"/>
          <w:lang w:val="en-US"/>
        </w:rPr>
        <w:t>¹⁵⁸ ቃልህን አልጠበቁምና</w:t>
      </w:r>
    </w:p>
    <w:p>
      <w:pPr>
        <w:pStyle w:val="style0"/>
        <w:jc w:val="both"/>
        <w:rPr>
          <w:sz w:val="24"/>
          <w:szCs w:val="24"/>
        </w:rPr>
      </w:pPr>
      <w:r>
        <w:rPr>
          <w:sz w:val="24"/>
          <w:szCs w:val="24"/>
          <w:lang w:val="en-US"/>
        </w:rPr>
        <w:tab/>
      </w:r>
      <w:r>
        <w:rPr>
          <w:sz w:val="24"/>
          <w:szCs w:val="24"/>
          <w:lang w:val="en-US"/>
        </w:rPr>
        <w:t>አየህ? አያችሁ?</w:t>
      </w:r>
    </w:p>
    <w:p>
      <w:pPr>
        <w:pStyle w:val="style0"/>
        <w:jc w:val="both"/>
        <w:rPr>
          <w:sz w:val="24"/>
          <w:szCs w:val="24"/>
        </w:rPr>
      </w:pPr>
      <w:r>
        <w:rPr>
          <w:sz w:val="24"/>
          <w:szCs w:val="24"/>
          <w:lang w:val="en-US"/>
        </w:rPr>
        <w:t>ቃልህን አልጠበቁምና ሰነፎችን አይቼ አዘንሁ።</w:t>
      </w:r>
    </w:p>
    <w:p>
      <w:pPr>
        <w:pStyle w:val="style0"/>
        <w:jc w:val="both"/>
        <w:rPr>
          <w:sz w:val="24"/>
          <w:szCs w:val="24"/>
        </w:rPr>
      </w:pPr>
      <w:r>
        <w:rPr>
          <w:sz w:val="24"/>
          <w:szCs w:val="24"/>
          <w:lang w:val="en-US"/>
        </w:rPr>
        <w:t>¹⁵⁹ ትእዛዝህን እንደ ወደድሁ ተመልከት፤ አቤቱ፥ በምሕረትህ ሕያው አድርገኝ።</w:t>
      </w:r>
    </w:p>
    <w:p>
      <w:pPr>
        <w:pStyle w:val="style0"/>
        <w:jc w:val="both"/>
        <w:rPr>
          <w:sz w:val="24"/>
          <w:szCs w:val="24"/>
        </w:rPr>
      </w:pPr>
      <w:r>
        <w:rPr>
          <w:sz w:val="24"/>
          <w:szCs w:val="24"/>
          <w:lang w:val="en-US"/>
        </w:rPr>
        <w:t>¹⁶⁰ የቃልህ መጀመሪያ እውነት ነው፥</w:t>
      </w:r>
    </w:p>
    <w:p>
      <w:pPr>
        <w:pStyle w:val="style0"/>
        <w:jc w:val="both"/>
        <w:rPr>
          <w:sz w:val="24"/>
          <w:szCs w:val="24"/>
        </w:rPr>
      </w:pPr>
      <w:r>
        <w:rPr>
          <w:sz w:val="24"/>
          <w:szCs w:val="24"/>
          <w:lang w:val="en-US"/>
        </w:rPr>
        <w:tab/>
      </w:r>
      <w:r>
        <w:rPr>
          <w:sz w:val="24"/>
          <w:szCs w:val="24"/>
          <w:lang w:val="en-US"/>
        </w:rPr>
        <w:t>አያችሁ</w:t>
      </w:r>
    </w:p>
    <w:p>
      <w:pPr>
        <w:pStyle w:val="style0"/>
        <w:jc w:val="both"/>
        <w:rPr>
          <w:sz w:val="24"/>
          <w:szCs w:val="24"/>
        </w:rPr>
      </w:pPr>
      <w:r>
        <w:rPr>
          <w:sz w:val="24"/>
          <w:szCs w:val="24"/>
          <w:lang w:val="en-US"/>
        </w:rPr>
        <w:t>የቃልህ መጀመሪያ እውነት ነው፥ የጽድቅህንም ፍርድ ሁሉ ለዘላለም ነው።</w:t>
      </w:r>
    </w:p>
    <w:p>
      <w:pPr>
        <w:pStyle w:val="style0"/>
        <w:jc w:val="both"/>
        <w:rPr>
          <w:sz w:val="24"/>
          <w:szCs w:val="24"/>
        </w:rPr>
      </w:pPr>
      <w:r>
        <w:rPr>
          <w:sz w:val="24"/>
          <w:szCs w:val="24"/>
          <w:lang w:val="en-US"/>
        </w:rPr>
        <w:t xml:space="preserve">እንግዲህ ንጉስ ዳዊት ብዙ ነው የተናገረው በዚህ ጉዳይ ላይ ትእዛዙን እንድንማር፣ ቃሉን እንድንማር፣ ስርአቱን እንድንይዝ፣ በፍርዱ እንድንራመድ፣ እውነትን እንድናንገስ፣ በእውነትና በመንፈስ እንድንመላለስ፣ በእውነትና በመንፈስ ታመልኩ ዘንድ እነሆ ዛሬ ይሄ ነው ብሎ ለሳምራዊቷ ሴት ቸሩ </w:t>
      </w:r>
      <w:r>
        <w:rPr>
          <w:color w:val="ff0000"/>
          <w:sz w:val="24"/>
          <w:szCs w:val="24"/>
          <w:lang w:val="en-US"/>
        </w:rPr>
        <w:t>መድኃኔዓለም</w:t>
      </w:r>
      <w:r>
        <w:rPr>
          <w:sz w:val="24"/>
          <w:szCs w:val="24"/>
          <w:lang w:val="en-US"/>
        </w:rPr>
        <w:t xml:space="preserve"> አስታውሱ። እነሆ ዛሬ በእውነትና በመንፈስ የምታመልኩበት ጊዜ መቷል ነው ያላት። አያችሁ ይሄው ቃሉን ስሙ!</w:t>
      </w:r>
    </w:p>
    <w:p>
      <w:pPr>
        <w:pStyle w:val="style0"/>
        <w:jc w:val="both"/>
        <w:rPr>
          <w:sz w:val="24"/>
          <w:szCs w:val="24"/>
        </w:rPr>
      </w:pPr>
      <w:r>
        <w:rPr>
          <w:sz w:val="24"/>
          <w:szCs w:val="24"/>
          <w:lang w:val="en-US"/>
        </w:rPr>
        <w:t>የቃልህ መጀመሪያ እውነት ነው፥ የጽድቅህንም ፍርድ ሁሉ ለዘላለም ነው።</w:t>
      </w:r>
    </w:p>
    <w:p>
      <w:pPr>
        <w:pStyle w:val="style0"/>
        <w:jc w:val="both"/>
        <w:rPr>
          <w:sz w:val="24"/>
          <w:szCs w:val="24"/>
        </w:rPr>
      </w:pPr>
      <w:r>
        <w:rPr>
          <w:sz w:val="24"/>
          <w:szCs w:val="24"/>
          <w:lang w:val="en-US"/>
        </w:rPr>
        <w:t xml:space="preserve">እንግዲህ ልንማር የሚገባም ለምንድን ነው ለሚለው ሁሉ መልስ እንዲሆናችሁ ነው። ወደ ዋናው ነጥብ ሄደን ይሄን ይላል ተዋህዶ ኦርቶዶክስ እምነት፤ ተዋህዶ እንዲህ ናት፣ ይሄ ነው ትእዛዙ ይሄ ነው መሰረቱ እያልን ከመናገራችን በፊት </w:t>
      </w:r>
      <w:r>
        <w:rPr>
          <w:color w:val="ff0000"/>
          <w:sz w:val="24"/>
          <w:szCs w:val="24"/>
          <w:lang w:val="en-US"/>
        </w:rPr>
        <w:t>እግዚአብሔር</w:t>
      </w:r>
      <w:r>
        <w:rPr>
          <w:sz w:val="24"/>
          <w:szCs w:val="24"/>
          <w:lang w:val="en-US"/>
        </w:rPr>
        <w:t xml:space="preserve"> ባባቶቻችን ያፀናውን ትእዛዛቶቹ፤ ፈቃዱን፣ ስርአቱን እንማር ዘንድ፣ እንታጠቅ ዘንድ፣ ቃሉን እንጨብጥ ዘንድ ምን እንዳለ ከኋላ እንድትረዱ መሰረት እንዲሆንላችሁ ብለን ነው ከመጀመሪያው የተነሳነው! እውነትን እንድትጨብጡ።</w:t>
      </w:r>
    </w:p>
    <w:p>
      <w:pPr>
        <w:pStyle w:val="style0"/>
        <w:jc w:val="both"/>
        <w:rPr>
          <w:sz w:val="24"/>
          <w:szCs w:val="24"/>
        </w:rPr>
      </w:pPr>
      <w:r>
        <w:rPr>
          <w:sz w:val="24"/>
          <w:szCs w:val="24"/>
          <w:lang w:val="en-US"/>
        </w:rPr>
        <w:t xml:space="preserve">እንግዲህ ወገኖቼ ህግና ስርአቱን፣ ቃሉን ከጨበጣችሁ በኋላ </w:t>
      </w:r>
      <w:r>
        <w:rPr>
          <w:color w:val="ff0000"/>
          <w:sz w:val="24"/>
          <w:szCs w:val="24"/>
          <w:lang w:val="en-US"/>
        </w:rPr>
        <w:t>እግዚአብሔር</w:t>
      </w:r>
      <w:r>
        <w:rPr>
          <w:sz w:val="24"/>
          <w:szCs w:val="24"/>
          <w:lang w:val="en-US"/>
        </w:rPr>
        <w:t xml:space="preserve"> ህይወትንና መልካምነትን፣ ሞትንና ክፋትን፣ ፍርዱን ማለት ነው ትእዛዛቶቹን ትመርጡ ዘንድ፣ ቃሉንም ሰምታችሁ ትመርጡ ዘንድ በፊታችሁ ያኖረውን ትእዛዝ ማወቅ ያስፈልገናል። ያዘዘውን ትእዛዝ በሚገባ ማወቅ ያስፈልገናል። ትእዛዙንም ካልጨበጣችሁ፤ ቃሉንም ካልሰማችሁ ያንን የሰማችሁትን ቃልና ትእዛዛቶቹን ሁሉ ለመፈፀም ደሞ ስርአቶችን ካልጠበቃችሁ ፍርዱ ምን እንደሆነ </w:t>
      </w:r>
      <w:r>
        <w:rPr>
          <w:color w:val="ff0000"/>
          <w:sz w:val="24"/>
          <w:szCs w:val="24"/>
          <w:lang w:val="en-US"/>
        </w:rPr>
        <w:t>እግዚአብሔር</w:t>
      </w:r>
      <w:r>
        <w:rPr>
          <w:sz w:val="24"/>
          <w:szCs w:val="24"/>
          <w:lang w:val="en-US"/>
        </w:rPr>
        <w:t xml:space="preserve"> ሲያስቀምጥ ፍርዱ ምን እንደሚከተል? ምን እንደሚያመጣ? ያንን እውነትም ካልጨበጣችሁ እንዴት ሆናችሁ ነው በብርሃን መጓዝ የምትችሉት? ህይወትና መልካምነትን፤ ሞትና ክፋትን በፊትህ አኖርሁ ነው የሚለው እኮ። እስኪ ይሄንንም ቃል እንየው አሁን ወደ ትልቁ ርዕስ ከመሄድ በፊት ስንቅ እየያዛችሁ መሄድ አለባችሁ። የእውነትን ስንቅ ጨብጣችሁ መሄድ አለባችሁ ማንም መካሪ ሳያስፈልጋችሁ ራሳችሁን የምትመክሩ መሆን አለባችሁ። ራሳችሁን በቃሉ እያነፃችሁ የምትሄዱ መሆም አለባችሁ። የጎደላችሁን ደሞ </w:t>
      </w:r>
      <w:r>
        <w:rPr>
          <w:color w:val="ff0000"/>
          <w:sz w:val="24"/>
          <w:szCs w:val="24"/>
          <w:lang w:val="en-US"/>
        </w:rPr>
        <w:t>ከእግዚአብሔር</w:t>
      </w:r>
      <w:r>
        <w:rPr>
          <w:sz w:val="24"/>
          <w:szCs w:val="24"/>
          <w:lang w:val="en-US"/>
        </w:rPr>
        <w:t xml:space="preserve"> እየሞላችሁ የምትሄዱ ትሆናላችሁ መሰረት ስትይዙ ማለት ነው። ኦሪት ዘዳግም ምዕራፍ 30 አካባቢ ላይ ያለውን ቃል እሱንም እናያለን ሌሎቹንም እናይና ከዛ ቀጣዩን ደሞ በተከታታይ እናየዋለን።</w:t>
      </w:r>
    </w:p>
    <w:p>
      <w:pPr>
        <w:pStyle w:val="style0"/>
        <w:jc w:val="both"/>
        <w:rPr>
          <w:sz w:val="24"/>
          <w:szCs w:val="24"/>
        </w:rPr>
      </w:pPr>
      <w:r>
        <w:rPr>
          <w:sz w:val="24"/>
          <w:szCs w:val="24"/>
          <w:lang w:val="en-US"/>
        </w:rPr>
        <w:t>እንግዲህ ኦሪት ዘዳግም ምዕራፍ 30 ቁጥር 11 ጀምረን እንኪ እንየው።</w:t>
      </w:r>
    </w:p>
    <w:p>
      <w:pPr>
        <w:pStyle w:val="style0"/>
        <w:jc w:val="both"/>
        <w:rPr>
          <w:sz w:val="24"/>
          <w:szCs w:val="24"/>
        </w:rPr>
      </w:pPr>
      <w:r>
        <w:rPr>
          <w:sz w:val="24"/>
          <w:szCs w:val="24"/>
          <w:lang w:val="en-US"/>
        </w:rPr>
        <w:t xml:space="preserve">እኔ ይላል ቸሩ </w:t>
      </w:r>
      <w:r>
        <w:rPr>
          <w:color w:val="ff0000"/>
          <w:sz w:val="24"/>
          <w:szCs w:val="24"/>
          <w:lang w:val="en-US"/>
        </w:rPr>
        <w:t>መድኃኔዓለም</w:t>
      </w:r>
      <w:r>
        <w:rPr>
          <w:sz w:val="24"/>
          <w:szCs w:val="24"/>
          <w:lang w:val="en-US"/>
        </w:rPr>
        <w:t xml:space="preserve"> ገና ቀደምት ትእዛዙን ሲያስቀምጥ።</w:t>
      </w:r>
    </w:p>
    <w:p>
      <w:pPr>
        <w:pStyle w:val="style0"/>
        <w:jc w:val="both"/>
        <w:rPr>
          <w:sz w:val="24"/>
          <w:szCs w:val="24"/>
        </w:rPr>
      </w:pPr>
      <w:r>
        <w:rPr>
          <w:sz w:val="24"/>
          <w:szCs w:val="24"/>
          <w:lang w:val="en-US"/>
        </w:rPr>
        <w:t>ዘዳግም 30</w:t>
      </w:r>
    </w:p>
    <w:p>
      <w:pPr>
        <w:pStyle w:val="style0"/>
        <w:jc w:val="both"/>
        <w:rPr>
          <w:sz w:val="24"/>
          <w:szCs w:val="24"/>
        </w:rPr>
      </w:pPr>
      <w:r>
        <w:rPr>
          <w:sz w:val="24"/>
          <w:szCs w:val="24"/>
          <w:lang w:val="en-US"/>
        </w:rPr>
        <w:t>¯¯¯¯¯¯¯¯¯¯</w:t>
      </w:r>
    </w:p>
    <w:p>
      <w:pPr>
        <w:pStyle w:val="style0"/>
        <w:jc w:val="both"/>
        <w:rPr>
          <w:sz w:val="24"/>
          <w:szCs w:val="24"/>
        </w:rPr>
      </w:pPr>
      <w:r>
        <w:rPr>
          <w:sz w:val="24"/>
          <w:szCs w:val="24"/>
          <w:lang w:val="en-US"/>
        </w:rPr>
        <w:t>¹¹ እኔ ዛሬ የማዝዝህ ይህች ትእዛዝ ከባድ አይደለችም፥ ከአንተም የራቀች አይደለችም።</w:t>
      </w:r>
    </w:p>
    <w:p>
      <w:pPr>
        <w:pStyle w:val="style0"/>
        <w:jc w:val="both"/>
        <w:rPr>
          <w:sz w:val="24"/>
          <w:szCs w:val="24"/>
        </w:rPr>
      </w:pPr>
      <w:r>
        <w:rPr>
          <w:sz w:val="24"/>
          <w:szCs w:val="24"/>
          <w:lang w:val="en-US"/>
        </w:rPr>
        <w:t>¹² ሰምተን እናደርጋት ዘንድ ስለ እኛ ወደ ሰማይ ወጥቶ እርስዋን የሚያመጣልን ማን ነው? እንዳትል</w:t>
      </w:r>
    </w:p>
    <w:p>
      <w:pPr>
        <w:pStyle w:val="style0"/>
        <w:jc w:val="both"/>
        <w:rPr>
          <w:sz w:val="24"/>
          <w:szCs w:val="24"/>
        </w:rPr>
      </w:pPr>
      <w:r>
        <w:rPr>
          <w:sz w:val="24"/>
          <w:szCs w:val="24"/>
          <w:lang w:val="en-US"/>
        </w:rPr>
        <w:tab/>
      </w:r>
      <w:r>
        <w:rPr>
          <w:sz w:val="24"/>
          <w:szCs w:val="24"/>
          <w:lang w:val="en-US"/>
        </w:rPr>
        <w:t>እንዳትል በቃ!</w:t>
      </w:r>
    </w:p>
    <w:p>
      <w:pPr>
        <w:pStyle w:val="style0"/>
        <w:jc w:val="both"/>
        <w:rPr>
          <w:sz w:val="24"/>
          <w:szCs w:val="24"/>
        </w:rPr>
      </w:pPr>
      <w:r>
        <w:rPr>
          <w:sz w:val="24"/>
          <w:szCs w:val="24"/>
          <w:lang w:val="en-US"/>
        </w:rPr>
        <w:t>በሰማይ አይደለችም።</w:t>
      </w:r>
    </w:p>
    <w:p>
      <w:pPr>
        <w:pStyle w:val="style0"/>
        <w:jc w:val="both"/>
        <w:rPr>
          <w:sz w:val="24"/>
          <w:szCs w:val="24"/>
        </w:rPr>
      </w:pPr>
      <w:r>
        <w:rPr>
          <w:sz w:val="24"/>
          <w:szCs w:val="24"/>
          <w:lang w:val="en-US"/>
        </w:rPr>
        <w:t>¹³ ሰምተን እናደርጋት ዘንድ ስለ እኛ ባሕሩን ተሻግሮ እርስዋን የሚያመጣልን ማን ነው? እንዳትል</w:t>
      </w:r>
    </w:p>
    <w:p>
      <w:pPr>
        <w:pStyle w:val="style0"/>
        <w:jc w:val="both"/>
        <w:rPr>
          <w:sz w:val="24"/>
          <w:szCs w:val="24"/>
        </w:rPr>
      </w:pPr>
      <w:r>
        <w:rPr>
          <w:sz w:val="24"/>
          <w:szCs w:val="24"/>
          <w:lang w:val="en-US"/>
        </w:rPr>
        <w:tab/>
      </w:r>
      <w:r>
        <w:rPr>
          <w:sz w:val="24"/>
          <w:szCs w:val="24"/>
          <w:lang w:val="en-US"/>
        </w:rPr>
        <w:t>አትንከራተት! ዙሪያ ጥምጥም አትሂድ።</w:t>
      </w:r>
    </w:p>
    <w:p>
      <w:pPr>
        <w:pStyle w:val="style0"/>
        <w:jc w:val="both"/>
        <w:rPr>
          <w:sz w:val="24"/>
          <w:szCs w:val="24"/>
        </w:rPr>
      </w:pPr>
      <w:r>
        <w:rPr>
          <w:sz w:val="24"/>
          <w:szCs w:val="24"/>
          <w:lang w:val="en-US"/>
        </w:rPr>
        <w:t>ከባሕሩ ማዶ አይደለችም።</w:t>
      </w:r>
    </w:p>
    <w:p>
      <w:pPr>
        <w:pStyle w:val="style0"/>
        <w:jc w:val="both"/>
        <w:rPr>
          <w:sz w:val="24"/>
          <w:szCs w:val="24"/>
        </w:rPr>
      </w:pPr>
      <w:r>
        <w:rPr>
          <w:sz w:val="24"/>
          <w:szCs w:val="24"/>
          <w:lang w:val="en-US"/>
        </w:rPr>
        <w:t>¹⁴ ነገር ግን ታደርገው ዘንድ</w:t>
      </w:r>
    </w:p>
    <w:p>
      <w:pPr>
        <w:pStyle w:val="style0"/>
        <w:jc w:val="both"/>
        <w:rPr>
          <w:sz w:val="24"/>
          <w:szCs w:val="24"/>
        </w:rPr>
      </w:pPr>
      <w:r>
        <w:rPr>
          <w:sz w:val="24"/>
          <w:szCs w:val="24"/>
          <w:lang w:val="en-US"/>
        </w:rPr>
        <w:tab/>
      </w:r>
      <w:r>
        <w:rPr>
          <w:sz w:val="24"/>
          <w:szCs w:val="24"/>
          <w:lang w:val="en-US"/>
        </w:rPr>
        <w:t xml:space="preserve">ይላል </w:t>
      </w:r>
      <w:r w:rsidRPr="39B1446B">
        <w:rPr>
          <w:color w:val="ff0000"/>
          <w:sz w:val="24"/>
          <w:szCs w:val="24"/>
          <w:lang w:val="en-US"/>
          <w:rPrChange w:id="48" w:author="ZTE Blade L8" w:date="2024-06-18T05:54:00Z">
            <w:rPr>
              <w:sz w:val="24"/>
              <w:szCs w:val="24"/>
              <w:lang w:val="en-US"/>
            </w:rPr>
          </w:rPrChange>
        </w:rPr>
        <w:t>እግዚአብሔር</w:t>
      </w:r>
      <w:r>
        <w:rPr>
          <w:sz w:val="24"/>
          <w:szCs w:val="24"/>
          <w:lang w:val="en-US"/>
        </w:rPr>
        <w:t xml:space="preserve"> ያለውን ልብ ብላችሁ ያዙ ወገኖቼ። </w:t>
      </w:r>
    </w:p>
    <w:p>
      <w:pPr>
        <w:pStyle w:val="style0"/>
        <w:jc w:val="both"/>
        <w:rPr>
          <w:sz w:val="24"/>
          <w:szCs w:val="24"/>
        </w:rPr>
      </w:pPr>
      <w:r>
        <w:rPr>
          <w:sz w:val="24"/>
          <w:szCs w:val="24"/>
          <w:lang w:val="en-US"/>
        </w:rPr>
        <w:t>ታደርገው ዘንድ ታደርጉት ዘንድ ቃሉ በአፍህና በልብህ ውስጥ ለአንተ እጅግ ቅርብ ነው። እጅግ ቅርብ ነው። በቃ!</w:t>
      </w:r>
    </w:p>
    <w:p>
      <w:pPr>
        <w:pStyle w:val="style0"/>
        <w:jc w:val="both"/>
        <w:rPr>
          <w:sz w:val="24"/>
          <w:szCs w:val="24"/>
        </w:rPr>
      </w:pPr>
      <w:r>
        <w:rPr>
          <w:sz w:val="24"/>
          <w:szCs w:val="24"/>
          <w:lang w:val="en-US"/>
        </w:rPr>
        <w:t>¹⁵ ተመልከት፤ ዛሬ በፊትህ ሕይወትንና መልካምነትን፥ ሞትንና ክፋትን አኑሬአለሁ።</w:t>
      </w:r>
    </w:p>
    <w:p>
      <w:pPr>
        <w:pStyle w:val="style0"/>
        <w:jc w:val="both"/>
        <w:rPr>
          <w:sz w:val="24"/>
          <w:szCs w:val="24"/>
        </w:rPr>
      </w:pPr>
      <w:r>
        <w:rPr>
          <w:sz w:val="24"/>
          <w:szCs w:val="24"/>
          <w:lang w:val="en-US"/>
        </w:rPr>
        <w:tab/>
      </w:r>
      <w:r>
        <w:rPr>
          <w:sz w:val="24"/>
          <w:szCs w:val="24"/>
          <w:lang w:val="en-US"/>
        </w:rPr>
        <w:t xml:space="preserve">ይሄ እንግዲህ </w:t>
      </w:r>
      <w:r w:rsidRPr="06E31067">
        <w:rPr>
          <w:color w:val="ff0000"/>
          <w:sz w:val="24"/>
          <w:szCs w:val="24"/>
          <w:lang w:val="en-US"/>
          <w:rPrChange w:id="49" w:author="ZTE Blade L8" w:date="2024-06-18T05:54:00Z">
            <w:rPr>
              <w:sz w:val="24"/>
              <w:szCs w:val="24"/>
              <w:lang w:val="en-US"/>
            </w:rPr>
          </w:rPrChange>
        </w:rPr>
        <w:t>እግዚአብሔር</w:t>
      </w:r>
      <w:r>
        <w:rPr>
          <w:sz w:val="24"/>
          <w:szCs w:val="24"/>
          <w:lang w:val="en-US"/>
        </w:rPr>
        <w:t xml:space="preserve"> እየው ምን እንዳስቀመጠ በግልፅ ሊነግርህ ነው።</w:t>
      </w:r>
    </w:p>
    <w:p>
      <w:pPr>
        <w:pStyle w:val="style0"/>
        <w:jc w:val="both"/>
        <w:rPr>
          <w:sz w:val="24"/>
          <w:szCs w:val="24"/>
        </w:rPr>
      </w:pPr>
      <w:r>
        <w:rPr>
          <w:sz w:val="24"/>
          <w:szCs w:val="24"/>
          <w:lang w:val="en-US"/>
        </w:rPr>
        <w:t xml:space="preserve">¹⁶ በሕይወትም እንድትኖር እንድትባዛም፥ አምላክህም </w:t>
      </w:r>
      <w:r>
        <w:rPr>
          <w:color w:val="ff0000"/>
          <w:sz w:val="24"/>
          <w:szCs w:val="24"/>
          <w:lang w:val="en-US"/>
        </w:rPr>
        <w:t>እግዚአብሔር</w:t>
      </w:r>
      <w:r>
        <w:rPr>
          <w:sz w:val="24"/>
          <w:szCs w:val="24"/>
          <w:lang w:val="en-US"/>
        </w:rPr>
        <w:t xml:space="preserve"> ልትወርሳት በምትገባባት ምድር እንዲባርክህ፥ አምላክህን እግዚአብሔርን ትወድድ ዘንድ፥ በመንገዱም ትሄድ ዘንድ ትእዛዙንና ሥርዓቱን ፍርዱንም ትጠብቅ ዘንድ ዛሬ እኔ አዝዝሃለሁ።</w:t>
      </w:r>
    </w:p>
    <w:p>
      <w:pPr>
        <w:pStyle w:val="style0"/>
        <w:jc w:val="both"/>
        <w:rPr>
          <w:sz w:val="24"/>
          <w:szCs w:val="24"/>
        </w:rPr>
      </w:pPr>
      <w:r>
        <w:rPr>
          <w:sz w:val="24"/>
          <w:szCs w:val="24"/>
          <w:lang w:val="en-US"/>
        </w:rPr>
        <w:tab/>
      </w:r>
      <w:r>
        <w:rPr>
          <w:sz w:val="24"/>
          <w:szCs w:val="24"/>
          <w:lang w:val="en-US"/>
        </w:rPr>
        <w:t xml:space="preserve">ልብ በሉ እንግዲህ ከመሰረቱ የነበረችው </w:t>
      </w:r>
      <w:r>
        <w:rPr>
          <w:color w:val="ff0000"/>
          <w:sz w:val="24"/>
          <w:szCs w:val="24"/>
          <w:lang w:val="en-US"/>
        </w:rPr>
        <w:t>የእግዚአብሔር</w:t>
      </w:r>
      <w:r>
        <w:rPr>
          <w:sz w:val="24"/>
          <w:szCs w:val="24"/>
          <w:lang w:val="en-US"/>
        </w:rPr>
        <w:t xml:space="preserve"> ትእዛዝ ይህች ናት። እዝሃለሁ ምረጥ እኔ አምላክ መሆኔን፤ እኔ የፈጠርሁህ መሆኔን፤ እኔ የምወድህ መሆኔን እኔንም መልሰህ የምትወድ መሆንህን እማውቀው! እማውቀው እኔ በመከርሁህ ስትሄድ ነው! እኔ ወዳዘጋጀሁት በምድርም ወደ ትንሳኤው! በረከትን እንድታገኝ ከኔም ጋር ደስ እንዲልህ እንድትፅናና እችንም ምድር ስትሰናበ ደሞ፤ ወደ እኔ እቅፍ ስትመጣ ደሞ መንግስቴን እንድትወርስ እ? እንድትድንበት! እንድትሄድበት! ያዘጋጀሁልህን እውነትና የእውነት መንገድ ምረጥ ነው የሚለው። አያችሁ።</w:t>
      </w:r>
    </w:p>
    <w:p>
      <w:pPr>
        <w:pStyle w:val="style0"/>
        <w:jc w:val="both"/>
        <w:rPr>
          <w:sz w:val="24"/>
          <w:szCs w:val="24"/>
        </w:rPr>
      </w:pPr>
    </w:p>
    <w:p>
      <w:pPr>
        <w:pStyle w:val="style0"/>
        <w:jc w:val="both"/>
        <w:rPr>
          <w:sz w:val="24"/>
          <w:szCs w:val="24"/>
        </w:rPr>
      </w:pPr>
      <w:r>
        <w:rPr>
          <w:sz w:val="24"/>
          <w:szCs w:val="24"/>
          <w:lang w:val="en-US"/>
        </w:rPr>
        <w:t xml:space="preserve">¹⁶ በሕይወትም እንድትኖር እንድትባዛም፥ አምላክህም </w:t>
      </w:r>
      <w:r w:rsidRPr="2D024E50">
        <w:rPr>
          <w:color w:val="ff0000"/>
          <w:sz w:val="24"/>
          <w:szCs w:val="24"/>
          <w:lang w:val="en-US"/>
          <w:rPrChange w:id="50" w:author="ZTE Blade L8" w:date="2024-06-18T05:55:00Z">
            <w:rPr>
              <w:sz w:val="24"/>
              <w:szCs w:val="24"/>
              <w:lang w:val="en-US"/>
            </w:rPr>
          </w:rPrChange>
        </w:rPr>
        <w:t>እግዚአብሔር</w:t>
      </w:r>
      <w:r>
        <w:rPr>
          <w:sz w:val="24"/>
          <w:szCs w:val="24"/>
          <w:lang w:val="en-US"/>
        </w:rPr>
        <w:t xml:space="preserve"> ልትወርሳት በምትገባባት ምድር እንዲባርክህ፥</w:t>
      </w:r>
    </w:p>
    <w:p>
      <w:pPr>
        <w:pStyle w:val="style0"/>
        <w:jc w:val="both"/>
        <w:rPr>
          <w:sz w:val="24"/>
          <w:szCs w:val="24"/>
        </w:rPr>
      </w:pPr>
      <w:r>
        <w:rPr>
          <w:sz w:val="24"/>
          <w:szCs w:val="24"/>
          <w:lang w:val="en-US"/>
        </w:rPr>
        <w:tab/>
      </w:r>
      <w:r>
        <w:rPr>
          <w:sz w:val="24"/>
          <w:szCs w:val="24"/>
          <w:lang w:val="en-US"/>
        </w:rPr>
        <w:t>አሁን ቃሉን እንጠብቃለን ወገኖቼ ትንሳኤን እናስባለን እናልማለን እንድንገባ እንወድ የለም? አዎ! ስለዚህ።</w:t>
      </w:r>
    </w:p>
    <w:p>
      <w:pPr>
        <w:pStyle w:val="style0"/>
        <w:jc w:val="both"/>
        <w:rPr>
          <w:sz w:val="24"/>
          <w:szCs w:val="24"/>
        </w:rPr>
      </w:pPr>
      <w:r>
        <w:rPr>
          <w:sz w:val="24"/>
          <w:szCs w:val="24"/>
          <w:lang w:val="en-US"/>
        </w:rPr>
        <w:t xml:space="preserve">አምላክህን </w:t>
      </w:r>
      <w:r>
        <w:rPr>
          <w:color w:val="ff0000"/>
          <w:sz w:val="24"/>
          <w:szCs w:val="24"/>
          <w:lang w:val="en-US"/>
        </w:rPr>
        <w:t>እግዚአብሔርን</w:t>
      </w:r>
      <w:r>
        <w:rPr>
          <w:sz w:val="24"/>
          <w:szCs w:val="24"/>
          <w:lang w:val="en-US"/>
        </w:rPr>
        <w:t xml:space="preserve"> ትወድድ ዘንድ፥ በመንገዱም ትሄድ ዘንድ ትእዛዙንና ሥርዓቱን ፍርዱንም ትጠብቅ ዘንድ ዛሬ እኔ አዝዝሃለሁ።</w:t>
      </w:r>
    </w:p>
    <w:p>
      <w:pPr>
        <w:pStyle w:val="style0"/>
        <w:jc w:val="both"/>
        <w:rPr>
          <w:sz w:val="24"/>
          <w:szCs w:val="24"/>
        </w:rPr>
      </w:pPr>
      <w:r>
        <w:rPr>
          <w:sz w:val="24"/>
          <w:szCs w:val="24"/>
          <w:lang w:val="en-US"/>
        </w:rPr>
        <w:t xml:space="preserve">¹⁷ ልብህ ግን ቢስት </w:t>
      </w:r>
    </w:p>
    <w:p>
      <w:pPr>
        <w:pStyle w:val="style0"/>
        <w:jc w:val="both"/>
        <w:rPr>
          <w:sz w:val="24"/>
          <w:szCs w:val="24"/>
        </w:rPr>
      </w:pPr>
      <w:r>
        <w:rPr>
          <w:sz w:val="24"/>
          <w:szCs w:val="24"/>
          <w:lang w:val="en-US"/>
        </w:rPr>
        <w:tab/>
      </w:r>
      <w:r>
        <w:rPr>
          <w:sz w:val="24"/>
          <w:szCs w:val="24"/>
          <w:lang w:val="en-US"/>
        </w:rPr>
        <w:t>ይሄውላችሁ</w:t>
      </w:r>
    </w:p>
    <w:p>
      <w:pPr>
        <w:pStyle w:val="style0"/>
        <w:jc w:val="both"/>
        <w:rPr>
          <w:sz w:val="24"/>
          <w:szCs w:val="24"/>
        </w:rPr>
      </w:pPr>
      <w:r>
        <w:rPr>
          <w:sz w:val="24"/>
          <w:szCs w:val="24"/>
          <w:lang w:val="en-US"/>
        </w:rPr>
        <w:t>ልብህ ግን ቢስት አንተም ባትሰማ፥ ብትታለልም፥ ለሌሎችም አማልክት ብትሰግድ ብታመልካቸውም፥</w:t>
      </w:r>
    </w:p>
    <w:p>
      <w:pPr>
        <w:pStyle w:val="style0"/>
        <w:jc w:val="both"/>
        <w:rPr>
          <w:sz w:val="24"/>
          <w:szCs w:val="24"/>
        </w:rPr>
      </w:pPr>
      <w:r>
        <w:rPr>
          <w:sz w:val="24"/>
          <w:szCs w:val="24"/>
          <w:lang w:val="en-US"/>
        </w:rPr>
        <w:t>¹⁸ ፈጽማችሁ እንድትጠፉ እኔ ዛሬ እነግራችኋለሁ፤</w:t>
      </w:r>
    </w:p>
    <w:p>
      <w:pPr>
        <w:pStyle w:val="style0"/>
        <w:jc w:val="both"/>
        <w:rPr>
          <w:sz w:val="24"/>
          <w:szCs w:val="24"/>
        </w:rPr>
      </w:pPr>
      <w:r>
        <w:rPr>
          <w:sz w:val="24"/>
          <w:szCs w:val="24"/>
          <w:lang w:val="en-US"/>
        </w:rPr>
        <w:tab/>
      </w:r>
      <w:r>
        <w:rPr>
          <w:sz w:val="24"/>
          <w:szCs w:val="24"/>
          <w:lang w:val="en-US"/>
        </w:rPr>
        <w:t xml:space="preserve">ይሄ ነው ትልቁ ነጥብ ዛሬ ሰውን ታመልካለህ፣ ተረት ታዳምጣለህ ለራስህ ያባት ያህል ክብር ሰጠህ አባት! አባት! እያልህ ትሮጣለህ። ይሄ እንግዲህ በሚያምኑት አካባቢ ነው የማያምነውማ ፍጹምም ክዶ ሲፈልገው ጣኦት ሲፈልገው </w:t>
      </w:r>
      <w:r>
        <w:rPr>
          <w:color w:val="ff0000"/>
          <w:sz w:val="24"/>
          <w:szCs w:val="24"/>
          <w:lang w:val="en-US"/>
        </w:rPr>
        <w:t>የእግዚአብሔርን</w:t>
      </w:r>
      <w:r>
        <w:rPr>
          <w:sz w:val="24"/>
          <w:szCs w:val="24"/>
          <w:lang w:val="en-US"/>
        </w:rPr>
        <w:t xml:space="preserve"> ክብር ሸራርፎ ደሞ ሌላ ካቶሊክ፣ መናፍቅ፣ ምን እያለ በቃ ጠፍቷል </w:t>
      </w:r>
      <w:r>
        <w:rPr>
          <w:color w:val="ff0000"/>
          <w:sz w:val="24"/>
          <w:szCs w:val="24"/>
          <w:lang w:val="en-US"/>
        </w:rPr>
        <w:t>እግዚአብሔር</w:t>
      </w:r>
      <w:r>
        <w:rPr>
          <w:sz w:val="24"/>
          <w:szCs w:val="24"/>
          <w:lang w:val="en-US"/>
        </w:rPr>
        <w:t xml:space="preserve"> ካለው ፈቃድ ዉጭ። አንዳንዱ ደሞ ጣኦትን ያመልካል ዛሬ በኤሽያ የምታዩት ሁሉ ይሄ ነው። እዚህም በሃገራችህን ደሞ </w:t>
      </w:r>
      <w:r>
        <w:rPr>
          <w:color w:val="ff0000"/>
          <w:sz w:val="24"/>
          <w:szCs w:val="24"/>
          <w:lang w:val="en-US"/>
        </w:rPr>
        <w:t>እግዚአብሔር</w:t>
      </w:r>
      <w:r>
        <w:rPr>
          <w:sz w:val="24"/>
          <w:szCs w:val="24"/>
          <w:lang w:val="en-US"/>
        </w:rPr>
        <w:t xml:space="preserve"> ያላዘዘውን የተረት እምነት ተከትሎ ደሞ የሚሄደውን እስላሙን ታያላችሁ ምድርን ከድነዋል! አለም ሁሉ ከትእዛዙ ዉጭ ሄዶ ጠፍቷል። አትስገድ ነው ያለው </w:t>
      </w:r>
      <w:r>
        <w:rPr>
          <w:color w:val="ff0000"/>
          <w:sz w:val="24"/>
          <w:szCs w:val="24"/>
          <w:lang w:val="en-US"/>
        </w:rPr>
        <w:t>እግዚአብሔር</w:t>
      </w:r>
      <w:r>
        <w:rPr>
          <w:sz w:val="24"/>
          <w:szCs w:val="24"/>
          <w:lang w:val="en-US"/>
        </w:rPr>
        <w:t xml:space="preserve">። አኔ አዎ! ብትሰግድ ብታመልካቸውም፣ ፈጽማችሁ እንድትጠፉ እኔ ዛሬ እነግራችኋለሁ። ያለው ገና ገና ጥንት ከመሰረቱ ነው </w:t>
      </w:r>
      <w:r>
        <w:rPr>
          <w:color w:val="ff0000"/>
          <w:sz w:val="24"/>
          <w:szCs w:val="24"/>
          <w:lang w:val="en-US"/>
        </w:rPr>
        <w:t>እግዚአብሔር</w:t>
      </w:r>
      <w:r>
        <w:rPr>
          <w:sz w:val="24"/>
          <w:szCs w:val="24"/>
          <w:lang w:val="en-US"/>
        </w:rPr>
        <w:t xml:space="preserve"> ይሄንን የተናገረው።</w:t>
      </w:r>
    </w:p>
    <w:p>
      <w:pPr>
        <w:pStyle w:val="style0"/>
        <w:jc w:val="both"/>
        <w:rPr>
          <w:sz w:val="24"/>
          <w:szCs w:val="24"/>
        </w:rPr>
      </w:pPr>
      <w:r>
        <w:rPr>
          <w:sz w:val="24"/>
          <w:szCs w:val="24"/>
          <w:lang w:val="en-US"/>
        </w:rPr>
        <w:t>¹⁹ በፊታችሁ ሕይወትንና ሞትን በረከትንና መርገምን እንዳስቀመጥሁ እኔ ዛሬ ሰማይንና ምድርን በአንተ ላይ አስመሰክራለሁ፤ እንግዲህ አንተና ዘርህ በሕይወት ትኖሩ ዘንድ ሕይወትን ምረጥ፤</w:t>
      </w:r>
    </w:p>
    <w:p>
      <w:pPr>
        <w:pStyle w:val="style0"/>
        <w:jc w:val="both"/>
        <w:rPr>
          <w:sz w:val="24"/>
          <w:szCs w:val="24"/>
        </w:rPr>
      </w:pPr>
      <w:r>
        <w:rPr>
          <w:sz w:val="24"/>
          <w:szCs w:val="24"/>
          <w:lang w:val="en-US"/>
        </w:rPr>
        <w:tab/>
      </w:r>
      <w:r>
        <w:rPr>
          <w:sz w:val="24"/>
          <w:szCs w:val="24"/>
          <w:lang w:val="en-US"/>
        </w:rPr>
        <w:t xml:space="preserve">ይሄው እንግዲህ ምክሩንም! ትእዛዙንም እያስቀመጠ </w:t>
      </w:r>
      <w:r>
        <w:rPr>
          <w:color w:val="ff0000"/>
          <w:sz w:val="24"/>
          <w:szCs w:val="24"/>
          <w:lang w:val="en-US"/>
        </w:rPr>
        <w:t>እግዚአብሔር</w:t>
      </w:r>
      <w:r>
        <w:rPr>
          <w:sz w:val="24"/>
          <w:szCs w:val="24"/>
          <w:lang w:val="en-US"/>
        </w:rPr>
        <w:t xml:space="preserve"> አስቀምጫለሁ በቃ! ህይወትንና ሞትን አዎ በረከትንም! መርገምንም! በፊትህ አስቀምጫለሁ።</w:t>
      </w:r>
    </w:p>
    <w:p>
      <w:pPr>
        <w:pStyle w:val="style0"/>
        <w:jc w:val="both"/>
        <w:rPr>
          <w:sz w:val="24"/>
          <w:szCs w:val="24"/>
        </w:rPr>
      </w:pPr>
      <w:r>
        <w:rPr>
          <w:sz w:val="24"/>
          <w:szCs w:val="24"/>
          <w:lang w:val="en-US"/>
        </w:rPr>
        <w:tab/>
      </w:r>
      <w:r>
        <w:rPr>
          <w:sz w:val="24"/>
          <w:szCs w:val="24"/>
          <w:lang w:val="en-US"/>
        </w:rPr>
        <w:t xml:space="preserve">ሰማይንና ምድርን አስመሰክራለሁ። በዚህ ትኑር በዚያ ትኑር የሚመሰክሩብህ እንደ ግዑዝ የምታያቸው ሰማይና ምድር ያኔ ይመሰክሩብሃል። ነገር ግል ይላል እኮ ይሄውላችሁ እንግዲህ አንተ ዘርህ በሕይወት ትኖሩ ዘንድ ሕይወትን ምረጥ። ምክርም ሰጠ </w:t>
      </w:r>
      <w:r>
        <w:rPr>
          <w:color w:val="ff0000"/>
          <w:sz w:val="24"/>
          <w:szCs w:val="24"/>
          <w:lang w:val="en-US"/>
        </w:rPr>
        <w:t>እግዚአብሔር</w:t>
      </w:r>
      <w:r>
        <w:rPr>
          <w:sz w:val="24"/>
          <w:szCs w:val="24"/>
          <w:lang w:val="en-US"/>
        </w:rPr>
        <w:t>። እኔ ምወደው ምን እንደሆነ አውቀሃል? አዎ! በቃ ህይወትን ምረጥ።</w:t>
      </w:r>
    </w:p>
    <w:p>
      <w:pPr>
        <w:pStyle w:val="style0"/>
        <w:jc w:val="both"/>
        <w:rPr>
          <w:sz w:val="24"/>
          <w:szCs w:val="24"/>
        </w:rPr>
      </w:pPr>
      <w:r>
        <w:rPr>
          <w:sz w:val="24"/>
          <w:szCs w:val="24"/>
          <w:lang w:val="en-US"/>
        </w:rPr>
        <w:t xml:space="preserve">²⁰ </w:t>
      </w:r>
      <w:r>
        <w:rPr>
          <w:color w:val="ff0000"/>
          <w:sz w:val="24"/>
          <w:szCs w:val="24"/>
          <w:lang w:val="en-US"/>
        </w:rPr>
        <w:t>እግዚአብሔርም</w:t>
      </w:r>
      <w:r>
        <w:rPr>
          <w:sz w:val="24"/>
          <w:szCs w:val="24"/>
          <w:lang w:val="en-US"/>
        </w:rPr>
        <w:t xml:space="preserve"> ለአባቶችህ</w:t>
      </w:r>
      <w:r>
        <w:rPr>
          <w:color w:val="ff0000"/>
          <w:sz w:val="24"/>
          <w:szCs w:val="24"/>
          <w:lang w:val="en-US"/>
        </w:rPr>
        <w:t xml:space="preserve"> ለአብርሃምና ለይስሐቅ ለያዕቆብም</w:t>
      </w:r>
      <w:r>
        <w:rPr>
          <w:sz w:val="24"/>
          <w:szCs w:val="24"/>
          <w:lang w:val="en-US"/>
        </w:rPr>
        <w:t xml:space="preserve"> እንዲሰጣቸው በማለላቸው በምድሪቱ ትቀመጥ ዘንድ፥ እርሱ ሕይወትህ የዘመንህም ርዝመት ነውና</w:t>
      </w:r>
    </w:p>
    <w:p>
      <w:pPr>
        <w:pStyle w:val="style0"/>
        <w:jc w:val="both"/>
        <w:rPr>
          <w:sz w:val="24"/>
          <w:szCs w:val="24"/>
        </w:rPr>
      </w:pPr>
      <w:r>
        <w:rPr>
          <w:sz w:val="24"/>
          <w:szCs w:val="24"/>
          <w:lang w:val="en-US"/>
        </w:rPr>
        <w:tab/>
      </w:r>
      <w:r>
        <w:rPr>
          <w:sz w:val="24"/>
          <w:szCs w:val="24"/>
          <w:lang w:val="en-US"/>
        </w:rPr>
        <w:t xml:space="preserve">ልብ በሉ ብምድር ላይ ስንመላለስ </w:t>
      </w:r>
      <w:r>
        <w:rPr>
          <w:color w:val="ff0000"/>
          <w:sz w:val="24"/>
          <w:szCs w:val="24"/>
          <w:lang w:val="en-US"/>
        </w:rPr>
        <w:t>እግዚአብሔር</w:t>
      </w:r>
      <w:r>
        <w:rPr>
          <w:sz w:val="24"/>
          <w:szCs w:val="24"/>
          <w:lang w:val="en-US"/>
        </w:rPr>
        <w:t xml:space="preserve"> ያዘዘውን ትእዛዙን፣ ፍርዱ፤ ማናስተውል ከሆነ፤ ማናከብርም ከሆነ፤ ማንፈራም ከሆነ ቸሩ </w:t>
      </w:r>
      <w:r w:rsidRPr="86584458">
        <w:rPr>
          <w:color w:val="ff0000"/>
          <w:sz w:val="24"/>
          <w:szCs w:val="24"/>
          <w:lang w:val="en-US"/>
          <w:rPrChange w:id="51" w:author="ZTE Blade L8" w:date="2024-06-18T06:11:00Z">
            <w:rPr>
              <w:sz w:val="24"/>
              <w:szCs w:val="24"/>
              <w:lang w:val="en-US"/>
            </w:rPr>
          </w:rPrChange>
        </w:rPr>
        <w:t>መድኃኔዓለም</w:t>
      </w:r>
      <w:r>
        <w:rPr>
          <w:sz w:val="24"/>
          <w:szCs w:val="24"/>
          <w:lang w:val="en-US"/>
        </w:rPr>
        <w:t xml:space="preserve"> የነገረንን አስርቱ ትእዛዛትን፣ ስድስቱን የወንጌል ቃል ትእዛዞችን እነዚህ ሁሉ ፈርተን አክብረን መሰረታችን የሆነችንን ይህንን ያስጨበጠችንን ተዋህዶ ኦርቶዶክስ እምነትን በጥልቀት በማስተዋል ካልተረዳን ህይወት እንዴት ይሆንልናል? ይሄን ከተረዳን ግን ይሄን ካወቅን በዚህ የምንጓዝ ከሆነ ግን!</w:t>
      </w:r>
    </w:p>
    <w:p>
      <w:pPr>
        <w:pStyle w:val="style0"/>
        <w:jc w:val="both"/>
        <w:rPr>
          <w:sz w:val="24"/>
          <w:szCs w:val="24"/>
        </w:rPr>
      </w:pPr>
      <w:r>
        <w:rPr>
          <w:sz w:val="24"/>
          <w:szCs w:val="24"/>
          <w:lang w:val="en-US"/>
        </w:rPr>
        <w:tab/>
      </w:r>
      <w:r>
        <w:rPr>
          <w:sz w:val="24"/>
          <w:szCs w:val="24"/>
          <w:lang w:val="en-US"/>
        </w:rPr>
        <w:t xml:space="preserve">እርሱ ሕይወትህ የዘመንህም ርዝመት ነውና ይሄን የማይሰሙ ሰዎች ባጭር ይሄዳሉ ይቀጫሉ። ይሄን የሚሰሙ ደሞ በህይወት ይኖራሉ። </w:t>
      </w:r>
    </w:p>
    <w:p>
      <w:pPr>
        <w:pStyle w:val="style0"/>
        <w:jc w:val="both"/>
        <w:rPr>
          <w:sz w:val="24"/>
          <w:szCs w:val="24"/>
        </w:rPr>
      </w:pPr>
      <w:r>
        <w:rPr>
          <w:sz w:val="24"/>
          <w:szCs w:val="24"/>
          <w:lang w:val="en-US"/>
        </w:rPr>
        <w:t xml:space="preserve">አምላክህን </w:t>
      </w:r>
      <w:r>
        <w:rPr>
          <w:color w:val="ff0000"/>
          <w:sz w:val="24"/>
          <w:szCs w:val="24"/>
          <w:lang w:val="en-US"/>
        </w:rPr>
        <w:t>እግዚአብሔርን</w:t>
      </w:r>
      <w:r>
        <w:rPr>
          <w:sz w:val="24"/>
          <w:szCs w:val="24"/>
          <w:lang w:val="en-US"/>
        </w:rPr>
        <w:t xml:space="preserve"> ትወድደው ትጠባበቀውም ቃሉንም ትሰማ ዘንድ ምረጥ።</w:t>
      </w:r>
    </w:p>
    <w:p>
      <w:pPr>
        <w:pStyle w:val="style0"/>
        <w:jc w:val="both"/>
        <w:rPr>
          <w:sz w:val="24"/>
          <w:szCs w:val="24"/>
        </w:rPr>
      </w:pPr>
      <w:r>
        <w:rPr>
          <w:sz w:val="24"/>
          <w:szCs w:val="24"/>
          <w:lang w:val="en-US"/>
        </w:rPr>
        <w:t>በቃ ይሄን ነው ምረጥ።</w:t>
      </w:r>
    </w:p>
    <w:p>
      <w:pPr>
        <w:pStyle w:val="style0"/>
        <w:jc w:val="both"/>
        <w:rPr>
          <w:sz w:val="24"/>
          <w:szCs w:val="24"/>
        </w:rPr>
      </w:pPr>
    </w:p>
    <w:p>
      <w:pPr>
        <w:pStyle w:val="style0"/>
        <w:jc w:val="both"/>
        <w:rPr>
          <w:sz w:val="24"/>
          <w:szCs w:val="24"/>
        </w:rPr>
      </w:pPr>
      <w:r>
        <w:rPr>
          <w:sz w:val="24"/>
          <w:szCs w:val="24"/>
          <w:lang w:val="en-US"/>
        </w:rPr>
        <w:t xml:space="preserve">እንግዲህ ወገኖቼ ይሄ ነው እውነቱ እዚህ ድረስ ነው። ዛሬ ይሄንን እንድታስተውሉ አድርገናል ከዚህ በፊት በነበረው ትምህርታችን </w:t>
      </w:r>
      <w:r>
        <w:rPr>
          <w:color w:val="ff0000"/>
          <w:sz w:val="24"/>
          <w:szCs w:val="24"/>
          <w:lang w:val="en-US"/>
        </w:rPr>
        <w:t>የእግዚአብሔርን</w:t>
      </w:r>
      <w:r>
        <w:rPr>
          <w:sz w:val="24"/>
          <w:szCs w:val="24"/>
          <w:lang w:val="en-US"/>
        </w:rPr>
        <w:t xml:space="preserve"> ትእዛዝ ለሚፈፅሙ በፈቃዱ ለሚሄዱ ስርአቱን ቃሉን ለሚያከብሩ ምክር ለሚሰሙ </w:t>
      </w:r>
      <w:r>
        <w:rPr>
          <w:color w:val="ff0000"/>
          <w:sz w:val="24"/>
          <w:szCs w:val="24"/>
          <w:lang w:val="en-US"/>
        </w:rPr>
        <w:t>ከእግዚአብሔር</w:t>
      </w:r>
      <w:r>
        <w:rPr>
          <w:sz w:val="24"/>
          <w:szCs w:val="24"/>
          <w:lang w:val="en-US"/>
        </w:rPr>
        <w:t xml:space="preserve"> ለተጣበቁ በሱ እቅፍ ዉስጥ ላሉ ሁሉ በረከት ምን እንደሆነ ከዚህ በፊት ትምህርት ሰጠናል። ከዚህ ዉጭ ለሆኑ ደሞ ዛሬ እንደምታዩት በጥፋት ለሚገሰግሱ፣ ምድርን ለሸፈኑ በሙሉ ደሞ ምን አይነት መርገም እንደሚከተላቸው ምን ጥፋት እንደሚከተላቸው ከዚህ በፊት አሁንም በድጋሚ በዚሁ ትምህርት ሰጠናል ያንን አስተውሉ።</w:t>
      </w:r>
    </w:p>
    <w:p>
      <w:pPr>
        <w:pStyle w:val="style0"/>
        <w:jc w:val="both"/>
        <w:rPr>
          <w:sz w:val="24"/>
          <w:szCs w:val="24"/>
        </w:rPr>
      </w:pPr>
      <w:r>
        <w:rPr>
          <w:sz w:val="24"/>
          <w:szCs w:val="24"/>
          <w:lang w:val="en-US"/>
        </w:rPr>
        <w:t>እንግዲህ ይሄን ያህል በመግቢያው ላይ ይሄን ካነሳን በኋላ ወደ መጣንበት ርዕስ ወደ ቤተክርስቲያናችንም ዉስጧን ገብተን እያየን እያስተዋልን ወደ እውነቱ እንግባ።</w:t>
      </w:r>
    </w:p>
    <w:p>
      <w:pPr>
        <w:pStyle w:val="style0"/>
        <w:jc w:val="both"/>
        <w:rPr>
          <w:sz w:val="24"/>
          <w:szCs w:val="24"/>
        </w:rPr>
      </w:pPr>
    </w:p>
    <w:p>
      <w:pPr>
        <w:pStyle w:val="style0"/>
        <w:jc w:val="both"/>
        <w:rPr>
          <w:sz w:val="24"/>
          <w:szCs w:val="24"/>
        </w:rPr>
      </w:pPr>
      <w:r>
        <w:rPr>
          <w:sz w:val="24"/>
          <w:szCs w:val="24"/>
          <w:lang w:val="en-US"/>
        </w:rPr>
        <w:t xml:space="preserve">ወገኖቼ በዛሬው ከምናየው ምሳሌ እንነሳና ቤተክርስቲያናችን በጠላት እንዴት እንደተናደች ካባቶቻችን ድንበር እንዴት እንዳወጧት መለየት ማስተዋል እንድንችል ቃሉን መስማት አለብን። ህጉን ስርአቱን የተዋህዶ ኦርቶዶክስ እምነታችንን መሰረቱን በሚገባ ልንሰማ ልናውቅ ይገባል። ዛሬ የሁሉም ጆሮ እንደሰማው ይሄ አሁን ማህበረ ቅዱሳን ወይም ደሞ በነሱ ነው ይሄ በኛ ግን ማህበረ ርኩሳን ነው የምንላቸው ስራቸው የርኩሰት ስራ ስለሆነ። ዋናው መሪያቸው ያረጋል አበጋዝ የተባለ ባንድ ስብሰባ ላይ ስለ </w:t>
      </w:r>
      <w:r w:rsidRPr="1171536F">
        <w:rPr>
          <w:color w:val="ff0000"/>
          <w:sz w:val="24"/>
          <w:szCs w:val="24"/>
          <w:lang w:val="en-US"/>
          <w:rPrChange w:id="52" w:author="ZTE Blade L8" w:date="2024-06-18T06:01:00Z">
            <w:rPr>
              <w:sz w:val="24"/>
              <w:szCs w:val="24"/>
              <w:lang w:val="en-US"/>
            </w:rPr>
          </w:rPrChange>
        </w:rPr>
        <w:t>ድንግል</w:t>
      </w:r>
      <w:r>
        <w:rPr>
          <w:sz w:val="24"/>
          <w:szCs w:val="24"/>
          <w:lang w:val="en-US"/>
        </w:rPr>
        <w:t xml:space="preserve"> ሲናገር "አለም ያል </w:t>
      </w:r>
      <w:r>
        <w:rPr>
          <w:color w:val="ff0000"/>
          <w:sz w:val="24"/>
          <w:szCs w:val="24"/>
          <w:lang w:val="en-US"/>
        </w:rPr>
        <w:t>ድንግል ማርያም</w:t>
      </w:r>
      <w:r>
        <w:rPr>
          <w:sz w:val="24"/>
          <w:szCs w:val="24"/>
          <w:lang w:val="en-US"/>
        </w:rPr>
        <w:t xml:space="preserve"> አማላጅነት አይድንም" የሚለው ቃል ወፍ ዘራሽ ነው ብሎ። በድፍረት የተናገረውን ቃል ሲሰማ እነዚህ ማህበሮች ርኩሳን ቢባሉ የሚያንሳቸው ናቸው? በፍፁም በዚያ ማህበር ተወሽቃችሁ ለዚህ ክህደት አራማጆች ዋልታና ማገር የሆናችሁ ሁሉ ቀድሞ በተላለፈው ትምህርታችን ፈጥናችሁ እንድትወጡ መክረናል። ካልሰማችሁ ፍርዱን በደጃችሁ ታገኙታላችሁ ብለናል። እንዲህ ከሚናገር መሪያችሁ ጋር ከቆማችሁ እናንተ </w:t>
      </w:r>
      <w:r w:rsidRPr="E7BD7CFA">
        <w:rPr>
          <w:color w:val="ff0000"/>
          <w:sz w:val="24"/>
          <w:szCs w:val="24"/>
          <w:lang w:val="en-US"/>
          <w:rPrChange w:id="53" w:author="ZTE Blade L8" w:date="2024-06-18T06:02:00Z">
            <w:rPr>
              <w:sz w:val="24"/>
              <w:szCs w:val="24"/>
              <w:lang w:val="en-US"/>
            </w:rPr>
          </w:rPrChange>
        </w:rPr>
        <w:t>የድንግልም</w:t>
      </w:r>
      <w:r>
        <w:rPr>
          <w:sz w:val="24"/>
          <w:szCs w:val="24"/>
          <w:lang w:val="en-US"/>
        </w:rPr>
        <w:t xml:space="preserve"> </w:t>
      </w:r>
      <w:r>
        <w:rPr>
          <w:color w:val="ff0000"/>
          <w:sz w:val="24"/>
          <w:szCs w:val="24"/>
          <w:lang w:val="en-US"/>
        </w:rPr>
        <w:t>የመድኃኔዓለምም</w:t>
      </w:r>
      <w:r>
        <w:rPr>
          <w:sz w:val="24"/>
          <w:szCs w:val="24"/>
          <w:lang w:val="en-US"/>
        </w:rPr>
        <w:t xml:space="preserve"> ጠላቶች ናችሁ፤ የተዋህዶ ኦርቶዶክስንም እምነት ለማፍረስ በስዉርም በግልፅም ከሚሰሩ ጋር የተሰለፋችሁ ናችሁ። ይሄን ልታውቁ ይገባል። አዎ እንግዲህ ይሄ ዛሬ የምትሰሙት ነው። የምትረዱት ነው የማይካድ እውነት ነው። በሌላው ነጥብ ደሞ እንደዚሁ ዛሬ የምታዩአቸው አብዛኞቹ ጳጳሳት፣ ዲያቆናት፣ ካህናት፣ መምህራን፣ መነኮሳት፣ ሊቃውንት፣ ርዕሰ ሊቃውንት ሌላም ሌላም ስም ያላቸው በሙሉ እንዲያው በብዙ ገነው የሚሰሙ ሁሉ አሉ በጥቅሉ እናስተምራለን የሚሉ።</w:t>
      </w:r>
    </w:p>
    <w:p>
      <w:pPr>
        <w:pStyle w:val="style0"/>
        <w:jc w:val="both"/>
        <w:rPr>
          <w:sz w:val="24"/>
          <w:szCs w:val="24"/>
        </w:rPr>
      </w:pPr>
      <w:r>
        <w:rPr>
          <w:sz w:val="24"/>
          <w:szCs w:val="24"/>
          <w:lang w:val="en-US"/>
        </w:rPr>
        <w:t xml:space="preserve">በየትኛውም መድረክ የቃላቸው መጀመሪያ እኛ ኦርቶዶክሳዊያን የሚል ቃልን ብቻ ይጠቀማሉ። ወገኖቼ ስማችን የግብራችን፣ የመሰረታዊነታችን መገለጫ መሆኑን ልብ ልትሉ ይገባል። እኛ የምንጠራበት የምንታመንበት መጠርያችን ያባቶቻችን መሰረት ተዋህዶ ኦርቶዶክስ እምነት ነው። ተዋህዶ ኦርቶዶክስ እምነት ነው! የኢትዮጵያ ተዋህዶ ኦርቶዶክስ እምነት በቃ! መጨመር መቀነስ የማያስፈልገው ከዚህ ዉጭ መሆን አይቻልም። ተዋህዶ ማለት ብቻ አይደለም! ኦርቶዶክስ ማለት ብቻ አይደለም! ተዋህዶ ኦርቶድክስ እምነት! መጠሪያች፤ መገለጫችን፣ እምነታችን ይሄ ነው። ዛሬ በምስራቁ አለም ተዋህዶን ትተው ኦርቶዶክሳዊያን ተብለው የሚጠሩ ብዙ ምዕመን ያላቸው ሃገሮች ብዙ ናቸው። ምሳሌ አሁን ልናነሳ እንችላለን ቡልጋሪያ፣ ራሺያ፣ ሮማኒያ፣ ሰርቪያ፣ ዩክሬን፣ ጆርጂያ፣ ግሪክ ሌሎችም ብዙ ናቸው እንዲሁ። ለመሆኑ ኦርቶዶክስ ማለት ምን ማለት ነው? ብላችሁ መጠየቅ ይገባል "ኦርቶዶክስ" የሚለው ቃል ከግሪክ የተወሰደ ቃል ነው። ወደ አማርኛ ሲተረጎም "ቀጥተኛ" ማለት ነው። ይህን ቃል ልንጠቀምበት የተፈለገው እምነታችን ተዋህዶ ቀጥተኛ ያለተዛባ፣ ያለተከለሰ፣ ያልተበረዘ፣ የመሰረቱ አባቶቻችን እንዳስቀመጡት እንደተመላለሱበት ማለት ነው። ይህ አባባል የተፈለገበት ምክንያት ከተዋህዶ እምነታችን እንዳንወጣ! በቀጥታው መንገድ ግራና ቀኝ ሳንል ከሚገፉ የተለያዩ ምክንያቶች ተጠብቀን ከሌሎች እምነቶች የሚለየንን ጠንቅቀን አውቀን እንድንጓዝ የሚያግዝ ቃል ነው። ቀጣዩ በየትኛው መሰረት ላይ ቀጥታ የምንጓዘው? ቀጥታው ቀጥታ የሚሆነው በየትኛው መንገድ ላይ ስንጓዝ ነው? አዎን እምነት የሚለየን የኛ የሆነው በትክክል ከፈጣሪ ከቸሩ </w:t>
      </w:r>
      <w:r>
        <w:rPr>
          <w:color w:val="ff0000"/>
          <w:sz w:val="24"/>
          <w:szCs w:val="24"/>
          <w:lang w:val="en-US"/>
        </w:rPr>
        <w:t>መድኃኔዓለም</w:t>
      </w:r>
      <w:r>
        <w:rPr>
          <w:sz w:val="24"/>
          <w:szCs w:val="24"/>
          <w:lang w:val="en-US"/>
        </w:rPr>
        <w:t xml:space="preserve"> የተነገረንን ቃል ልናውቅ ስንችልና ስንችል ብቻና ብቻ ነው። </w:t>
      </w:r>
    </w:p>
    <w:p>
      <w:pPr>
        <w:pStyle w:val="style0"/>
        <w:jc w:val="both"/>
        <w:rPr>
          <w:sz w:val="24"/>
          <w:szCs w:val="24"/>
        </w:rPr>
      </w:pPr>
      <w:r>
        <w:rPr>
          <w:sz w:val="24"/>
          <w:szCs w:val="24"/>
          <w:lang w:val="en-US"/>
        </w:rPr>
        <w:t xml:space="preserve">ከሁሉም እምነቶች የሚለየን በተለይም በክርስትና ስም የሚጠሩትን እነ ካቶሊክን፣ እነ መናፍቃንን፣ እነ ፀጋ ቅባትን ተሃድሶን ሌሎችንም ስትመለክቷቸው ልዩነታችን የሚመነጨው በዋናው መሰረታዊ ቃል በተዋህዶነት ነው። ልብ በሉ ልዩነታችን የሚመነጨው በዋናው መሰረታዊ ቃል በተዋህዶነት ነው። ሁሉም ካቶሊኩም፣ መናፍቁም፣ ተሃድሶም፣ ፀጋ ቅባቱም ጌታችን መድኃኒታችን </w:t>
      </w:r>
      <w:r>
        <w:rPr>
          <w:color w:val="ff0000"/>
          <w:sz w:val="24"/>
          <w:szCs w:val="24"/>
          <w:lang w:val="en-US"/>
        </w:rPr>
        <w:t>ኢየሱስ ክርስቶስን</w:t>
      </w:r>
      <w:r>
        <w:rPr>
          <w:sz w:val="24"/>
          <w:szCs w:val="24"/>
          <w:lang w:val="en-US"/>
        </w:rPr>
        <w:t xml:space="preserve"> ቸሩ </w:t>
      </w:r>
      <w:r>
        <w:rPr>
          <w:color w:val="ff0000"/>
          <w:sz w:val="24"/>
          <w:szCs w:val="24"/>
          <w:lang w:val="en-US"/>
        </w:rPr>
        <w:t>መድኃኔዓለምን</w:t>
      </w:r>
      <w:r>
        <w:rPr>
          <w:sz w:val="24"/>
          <w:szCs w:val="24"/>
          <w:lang w:val="en-US"/>
        </w:rPr>
        <w:t xml:space="preserve"> ከእናታችን </w:t>
      </w:r>
      <w:r>
        <w:rPr>
          <w:color w:val="ff0000"/>
          <w:sz w:val="24"/>
          <w:szCs w:val="24"/>
          <w:lang w:val="en-US"/>
        </w:rPr>
        <w:t>ከቅድስተ ቅዱሳን ድንግል ማርያም</w:t>
      </w:r>
      <w:r>
        <w:rPr>
          <w:sz w:val="24"/>
          <w:szCs w:val="24"/>
          <w:lang w:val="en-US"/>
        </w:rPr>
        <w:t xml:space="preserve"> ከስጋዋ ስጋ ከነፍሷ ነፍስን አልነሳም! የሚልን አቋም የያዙና በዚህም መሰረት ላይ ሆነው ሁለት ባህርይ የሚል አቋምን ይዘው የሚያራምዱ ናቸው። ይሄ ነው ትልቁ ጥፋታቸው! ትልቁ የጥፋት መንገዳቸው ትልቁ ዲያቢሎስ ከህይወት ያወጣበት መንገድ ይሄ ነው ያስጨበጣቸው። በቅድሚያ ብዙ የተሳሳቱ የሚያስቱ ወድር ጨለማ የሚሰዱ እምነቶችን ከእውነተኛይቱ የዋህዶ ኦርቶዶክስ እምነት የሚለዩበትን ዋናውን መሰረቱን ማወቅና ጠንቅቀን መረዳት ይገባማል። ከሌሎች እምነት የሚለየንን መሰረታዊዉን እውነት በጥልቀት ልንገነዘብ ልንረዳና መሰረታችንን አውቀን በዚያው መሰረት ላይ እምነታችን ሊጸናና ሊታነፅ የግድ ነው። በብዙዎቻችን ቤት መዝገበ ፀሎት አለ በመግቢያው ስለ አምስቱ አዕማደ ሚስጥር ተገልጿል ያንን ሚስጥር በሚገባ ያልተረዳ የኢትዮጵያ ተዋህዶ ኦርቶዶክስ እምነትን በቃሉ ይናገረው እንጅ የእምነቱን መሰረት አያውቀውም ማለት ይቻላል። አምስቱ አዕማደ ሚስጥር የኢትዮጵያ ተዋህዶ ኦርቶዶክስ እምነት መሰረቶች እነማን ናቸው የሚለውን እንየው። እንግዲህ ልብ በሉ ወገኖቼ እነዚህን መሰረቶች የማያውው ሰው ካለ በነዚህ ዉስጥ ያለውን ሚስጥር።</w:t>
      </w:r>
    </w:p>
    <w:p>
      <w:pPr>
        <w:pStyle w:val="style0"/>
        <w:jc w:val="both"/>
        <w:rPr>
          <w:sz w:val="24"/>
          <w:szCs w:val="24"/>
        </w:rPr>
      </w:pPr>
      <w:r>
        <w:rPr>
          <w:sz w:val="24"/>
          <w:szCs w:val="24"/>
          <w:lang w:val="en-US"/>
        </w:rPr>
        <w:t xml:space="preserve">1ኛ. ሚስጥረ </w:t>
      </w:r>
      <w:r>
        <w:rPr>
          <w:color w:val="ff0000"/>
          <w:sz w:val="24"/>
          <w:szCs w:val="24"/>
          <w:lang w:val="en-US"/>
        </w:rPr>
        <w:t>ሥላሴ</w:t>
      </w:r>
    </w:p>
    <w:p>
      <w:pPr>
        <w:pStyle w:val="style0"/>
        <w:jc w:val="both"/>
        <w:rPr>
          <w:sz w:val="24"/>
          <w:szCs w:val="24"/>
        </w:rPr>
      </w:pPr>
      <w:r>
        <w:rPr>
          <w:sz w:val="24"/>
          <w:szCs w:val="24"/>
          <w:lang w:val="en-US"/>
        </w:rPr>
        <w:t>2ኛ. ሚስጥረ ስጋዌ</w:t>
      </w:r>
    </w:p>
    <w:p>
      <w:pPr>
        <w:pStyle w:val="style0"/>
        <w:jc w:val="both"/>
        <w:rPr>
          <w:sz w:val="24"/>
          <w:szCs w:val="24"/>
        </w:rPr>
      </w:pPr>
      <w:r>
        <w:rPr>
          <w:sz w:val="24"/>
          <w:szCs w:val="24"/>
          <w:lang w:val="en-US"/>
        </w:rPr>
        <w:t>3ኛ. ሚስጥረ ጥምቀት</w:t>
      </w:r>
    </w:p>
    <w:p>
      <w:pPr>
        <w:pStyle w:val="style0"/>
        <w:jc w:val="both"/>
        <w:rPr>
          <w:sz w:val="24"/>
          <w:szCs w:val="24"/>
        </w:rPr>
      </w:pPr>
      <w:r>
        <w:rPr>
          <w:sz w:val="24"/>
          <w:szCs w:val="24"/>
          <w:lang w:val="en-US"/>
        </w:rPr>
        <w:t>4ኛ. ሚስጥረ ቁርባን</w:t>
      </w:r>
    </w:p>
    <w:p>
      <w:pPr>
        <w:pStyle w:val="style0"/>
        <w:jc w:val="both"/>
        <w:rPr>
          <w:sz w:val="24"/>
          <w:szCs w:val="24"/>
        </w:rPr>
      </w:pPr>
      <w:r>
        <w:rPr>
          <w:sz w:val="24"/>
          <w:szCs w:val="24"/>
          <w:lang w:val="en-US"/>
        </w:rPr>
        <w:t>5ኛ. ሚስጥረ ትንሳኤ ሙታን።</w:t>
      </w:r>
    </w:p>
    <w:p>
      <w:pPr>
        <w:pStyle w:val="style0"/>
        <w:jc w:val="both"/>
        <w:rPr>
          <w:sz w:val="24"/>
          <w:szCs w:val="24"/>
        </w:rPr>
      </w:pPr>
      <w:r>
        <w:rPr>
          <w:sz w:val="24"/>
          <w:szCs w:val="24"/>
          <w:lang w:val="en-US"/>
        </w:rPr>
        <w:tab/>
      </w:r>
      <w:r>
        <w:rPr>
          <w:sz w:val="24"/>
          <w:szCs w:val="24"/>
          <w:lang w:val="en-US"/>
        </w:rPr>
        <w:t xml:space="preserve">የነዚህን ሚስጥራት የተዋህዶ ኦቶዶክስ እምነት መሰረት ምን ይላል? ምን ማለት ነው ሚስጥረ </w:t>
      </w:r>
      <w:r w:rsidRPr="E9FC7F28">
        <w:rPr>
          <w:color w:val="ff0000"/>
          <w:sz w:val="24"/>
          <w:szCs w:val="24"/>
          <w:lang w:val="en-US"/>
          <w:rPrChange w:id="54" w:author="ZTE Blade L8" w:date="2024-06-18T06:08:00Z">
            <w:rPr>
              <w:sz w:val="24"/>
              <w:szCs w:val="24"/>
              <w:lang w:val="en-US"/>
            </w:rPr>
          </w:rPrChange>
        </w:rPr>
        <w:t>ሥላሴ</w:t>
      </w:r>
      <w:r w:rsidRPr="AE886E34">
        <w:rPr>
          <w:color w:val="ff0000"/>
          <w:sz w:val="24"/>
          <w:szCs w:val="24"/>
          <w:lang w:val="en-US"/>
          <w:rPrChange w:id="55" w:author="ZTE Blade L8" w:date="2024-06-18T06:08:00Z">
            <w:rPr>
              <w:sz w:val="24"/>
              <w:szCs w:val="24"/>
              <w:lang w:val="en-US"/>
            </w:rPr>
          </w:rPrChange>
        </w:rPr>
        <w:t xml:space="preserve">? </w:t>
      </w:r>
      <w:r>
        <w:rPr>
          <w:sz w:val="24"/>
          <w:szCs w:val="24"/>
          <w:lang w:val="en-US"/>
        </w:rPr>
        <w:t xml:space="preserve">ሚስጥረ ስጋዌ ምንድን ነው? ዉስጡ ጠልቃችሁ ገብታችሁ ሚስጥረ ጥምቀት መጠመቅህ ብቻ አይደለም! ምንድን ነው? ሚስጥረ ቁርባን ምንድን ነው? ሚስጥረ ትንሳኤስ ምንድ ነው? ምንድን ነው ትንሳኤ ሙታን ምንድን ነው? ይሄንን በሚገባ ልናውቅና ልንረዳ ካልቻልን እንዴት አድርገን </w:t>
      </w:r>
      <w:r>
        <w:rPr>
          <w:color w:val="ff0000"/>
          <w:sz w:val="24"/>
          <w:szCs w:val="24"/>
          <w:lang w:val="en-US"/>
        </w:rPr>
        <w:t>እግዚአብሔርን</w:t>
      </w:r>
      <w:r>
        <w:rPr>
          <w:sz w:val="24"/>
          <w:szCs w:val="24"/>
          <w:lang w:val="en-US"/>
        </w:rPr>
        <w:t xml:space="preserve"> እናመልካለን ልንል እንችላለን።</w:t>
      </w:r>
    </w:p>
    <w:p>
      <w:pPr>
        <w:pStyle w:val="style0"/>
        <w:jc w:val="both"/>
        <w:rPr>
          <w:sz w:val="24"/>
          <w:szCs w:val="24"/>
        </w:rPr>
      </w:pPr>
      <w:r>
        <w:rPr>
          <w:sz w:val="24"/>
          <w:szCs w:val="24"/>
          <w:lang w:val="en-US"/>
        </w:rPr>
        <w:tab/>
      </w:r>
    </w:p>
    <w:p>
      <w:pPr>
        <w:pStyle w:val="style0"/>
        <w:jc w:val="both"/>
        <w:rPr>
          <w:sz w:val="24"/>
          <w:szCs w:val="24"/>
        </w:rPr>
      </w:pPr>
      <w:r>
        <w:rPr>
          <w:sz w:val="24"/>
          <w:szCs w:val="24"/>
          <w:lang w:val="en-US"/>
        </w:rPr>
        <w:tab/>
      </w:r>
    </w:p>
    <w:p>
      <w:pPr>
        <w:pStyle w:val="style0"/>
        <w:jc w:val="both"/>
        <w:rPr>
          <w:sz w:val="24"/>
          <w:szCs w:val="24"/>
        </w:rPr>
      </w:pPr>
      <w:r>
        <w:rPr>
          <w:sz w:val="24"/>
          <w:szCs w:val="24"/>
          <w:lang w:val="en-US"/>
        </w:rPr>
        <w:tab/>
      </w:r>
      <w:r>
        <w:rPr>
          <w:sz w:val="24"/>
          <w:szCs w:val="24"/>
          <w:highlight w:val="green"/>
          <w:lang w:val="en-US"/>
        </w:rPr>
        <w:t>ተዋህዶ ኦርቶዶክስ ማን ናት? ለ  ተጠናቀቀ</w:t>
      </w:r>
    </w:p>
    <w:p>
      <w:pPr>
        <w:pStyle w:val="style0"/>
        <w:jc w:val="both"/>
        <w:rPr>
          <w:sz w:val="24"/>
          <w:szCs w:val="24"/>
        </w:rPr>
      </w:pPr>
      <w:r>
        <w:rPr>
          <w:sz w:val="24"/>
          <w:szCs w:val="24"/>
          <w:lang w:val="en-US"/>
        </w:rPr>
        <w:tab/>
      </w:r>
    </w:p>
    <w:p>
      <w:pPr>
        <w:pStyle w:val="style0"/>
        <w:jc w:val="both"/>
        <w:rPr>
          <w:sz w:val="24"/>
          <w:szCs w:val="24"/>
        </w:rPr>
      </w:pPr>
      <w:r>
        <w:rPr>
          <w:sz w:val="24"/>
          <w:szCs w:val="24"/>
          <w:lang w:val="en-US"/>
        </w:rPr>
        <w:tab/>
      </w:r>
    </w:p>
    <w:p>
      <w:pPr>
        <w:pStyle w:val="style0"/>
        <w:jc w:val="both"/>
        <w:rPr>
          <w:sz w:val="24"/>
          <w:szCs w:val="24"/>
        </w:rPr>
      </w:pPr>
      <w:r>
        <w:rPr>
          <w:sz w:val="24"/>
          <w:szCs w:val="24"/>
          <w:lang w:val="en-US"/>
        </w:rPr>
        <w:t xml:space="preserve">በስመ </w:t>
      </w:r>
      <w:r>
        <w:rPr>
          <w:color w:val="ff0000"/>
          <w:sz w:val="24"/>
          <w:szCs w:val="24"/>
          <w:lang w:val="en-US"/>
        </w:rPr>
        <w:t xml:space="preserve">አብ ወወልድ ወመንፈስ ቅዱስ </w:t>
      </w:r>
      <w:r>
        <w:rPr>
          <w:sz w:val="24"/>
          <w:szCs w:val="24"/>
          <w:lang w:val="en-US"/>
        </w:rPr>
        <w:t>አሐዱ አምላክ አሜን።</w:t>
      </w:r>
    </w:p>
    <w:p>
      <w:pPr>
        <w:pStyle w:val="style0"/>
        <w:jc w:val="both"/>
        <w:rPr>
          <w:sz w:val="24"/>
          <w:szCs w:val="24"/>
        </w:rPr>
      </w:pPr>
      <w:r>
        <w:rPr>
          <w:sz w:val="24"/>
          <w:szCs w:val="24"/>
          <w:lang w:val="en-US"/>
        </w:rPr>
        <w:t xml:space="preserve">የአብርሃም፣ የይስሃቅ፣ የያዕቆብ አምላክ፤ የአብርሃሙ </w:t>
      </w:r>
      <w:r w:rsidRPr="DF0737CF">
        <w:rPr>
          <w:color w:val="ff0000"/>
          <w:sz w:val="24"/>
          <w:szCs w:val="24"/>
          <w:lang w:val="en-US"/>
          <w:rPrChange w:id="56" w:author="ZTE Blade L8" w:date="2024-06-18T06:09:00Z">
            <w:rPr>
              <w:sz w:val="24"/>
              <w:szCs w:val="24"/>
              <w:lang w:val="en-US"/>
            </w:rPr>
          </w:rPrChange>
        </w:rPr>
        <w:t>ሥላሴ</w:t>
      </w:r>
      <w:r>
        <w:rPr>
          <w:sz w:val="24"/>
          <w:szCs w:val="24"/>
          <w:lang w:val="en-US"/>
        </w:rPr>
        <w:t xml:space="preserve"> ክበር ተመስገን። ክብር ምስጋና ላንተ ይሁን ከዘለአለም እስከ ዘለአለም እንደማያቋርድ ጅረት ከፍጥረት ሁሉ ምስጋና ላንተ ይፍሰስ።</w:t>
      </w:r>
    </w:p>
    <w:p>
      <w:pPr>
        <w:pStyle w:val="style0"/>
        <w:jc w:val="both"/>
        <w:rPr>
          <w:sz w:val="24"/>
          <w:szCs w:val="24"/>
        </w:rPr>
      </w:pPr>
      <w:r>
        <w:rPr>
          <w:sz w:val="24"/>
          <w:szCs w:val="24"/>
          <w:lang w:val="en-US"/>
        </w:rPr>
        <w:t xml:space="preserve">ቸሩ </w:t>
      </w:r>
      <w:r>
        <w:rPr>
          <w:color w:val="ff0000"/>
          <w:sz w:val="24"/>
          <w:szCs w:val="24"/>
          <w:lang w:val="en-US"/>
        </w:rPr>
        <w:t>መድኃኔዓለም</w:t>
      </w:r>
      <w:r>
        <w:rPr>
          <w:sz w:val="24"/>
          <w:szCs w:val="24"/>
          <w:lang w:val="en-US"/>
        </w:rPr>
        <w:t xml:space="preserve"> አባታችን አዳኛችን የፈጠርኸን ያዳንኸን ጌታችን መድሃኒታችን</w:t>
      </w:r>
      <w:r>
        <w:rPr>
          <w:color w:val="ff0000"/>
          <w:sz w:val="24"/>
          <w:szCs w:val="24"/>
          <w:lang w:val="en-US"/>
        </w:rPr>
        <w:t xml:space="preserve"> ኢየሱስ ክርስቶስ</w:t>
      </w:r>
      <w:r>
        <w:rPr>
          <w:sz w:val="24"/>
          <w:szCs w:val="24"/>
          <w:lang w:val="en-US"/>
        </w:rPr>
        <w:t xml:space="preserve"> ምስጋና ክብላንተ ይሁን ከዘለአለም እስከ ዘለአለም።</w:t>
      </w:r>
    </w:p>
    <w:p>
      <w:pPr>
        <w:pStyle w:val="style0"/>
        <w:jc w:val="both"/>
        <w:rPr>
          <w:sz w:val="24"/>
          <w:szCs w:val="24"/>
        </w:rPr>
      </w:pPr>
      <w:r>
        <w:rPr>
          <w:sz w:val="24"/>
          <w:szCs w:val="24"/>
          <w:lang w:val="en-US"/>
        </w:rPr>
        <w:t xml:space="preserve">እናታችን ቅድስተ ቅዱሳን </w:t>
      </w:r>
      <w:r>
        <w:rPr>
          <w:color w:val="ff0000"/>
          <w:sz w:val="24"/>
          <w:szCs w:val="24"/>
          <w:lang w:val="en-US"/>
        </w:rPr>
        <w:t>ድንግል</w:t>
      </w:r>
      <w:r>
        <w:rPr>
          <w:sz w:val="24"/>
          <w:szCs w:val="24"/>
          <w:lang w:val="en-US"/>
        </w:rPr>
        <w:t xml:space="preserve"> በሰማይም ንግስት በምድርም ንግስት እምየ እናቴ ስምሽ ይክበር ይመስገን ከዘለአለም እስከ ዘለአለም።</w:t>
      </w:r>
    </w:p>
    <w:p>
      <w:pPr>
        <w:pStyle w:val="style0"/>
        <w:jc w:val="both"/>
        <w:rPr>
          <w:sz w:val="24"/>
          <w:szCs w:val="24"/>
        </w:rPr>
      </w:pPr>
      <w:r>
        <w:rPr>
          <w:sz w:val="24"/>
          <w:szCs w:val="24"/>
          <w:lang w:val="en-US"/>
        </w:rPr>
        <w:t xml:space="preserve">የተወደዳችሁ በልዑልም በቅዱሳን ነበያት ሐዋርያትም </w:t>
      </w:r>
      <w:r w:rsidRPr="3D4F9826">
        <w:rPr>
          <w:color w:val="ff0000"/>
          <w:sz w:val="24"/>
          <w:szCs w:val="24"/>
          <w:lang w:val="en-US"/>
          <w:rPrChange w:id="57" w:author="ZTE Blade L8" w:date="2024-06-18T06:02:00Z">
            <w:rPr>
              <w:sz w:val="24"/>
              <w:szCs w:val="24"/>
              <w:lang w:val="en-US"/>
            </w:rPr>
          </w:rPrChange>
        </w:rPr>
        <w:t>በድንግልም</w:t>
      </w:r>
      <w:r>
        <w:rPr>
          <w:sz w:val="24"/>
          <w:szCs w:val="24"/>
          <w:lang w:val="en-US"/>
        </w:rPr>
        <w:t xml:space="preserve"> ፍፁም የምትወደዱ የከበራችሁ </w:t>
      </w:r>
      <w:r>
        <w:rPr>
          <w:color w:val="ff0000"/>
          <w:sz w:val="24"/>
          <w:szCs w:val="24"/>
          <w:lang w:val="en-US"/>
        </w:rPr>
        <w:t>የሥላሴ</w:t>
      </w:r>
      <w:r>
        <w:rPr>
          <w:sz w:val="24"/>
          <w:szCs w:val="24"/>
          <w:lang w:val="en-US"/>
        </w:rPr>
        <w:t xml:space="preserve"> የክብሩ አገልጋዮች ቅዱሳን ሊቃነ መላእክት ስማችሁ ይክበር ይመስገን ከዘለአለም እስከ ዘለአለም።</w:t>
      </w:r>
    </w:p>
    <w:p>
      <w:pPr>
        <w:pStyle w:val="style0"/>
        <w:jc w:val="both"/>
        <w:rPr>
          <w:sz w:val="24"/>
          <w:szCs w:val="24"/>
        </w:rPr>
      </w:pPr>
      <w:r>
        <w:rPr>
          <w:sz w:val="24"/>
          <w:szCs w:val="24"/>
          <w:lang w:val="en-US"/>
        </w:rPr>
        <w:t>ቅዱሳን አባቶቻችን እናቶቻችን ነበያት ሐዋርያት ሰማዕታት ስማችሁ ይክበር ይመስገን ከዘለአለም እስከ ዘለአለም አሜን።</w:t>
      </w:r>
    </w:p>
    <w:p>
      <w:pPr>
        <w:pStyle w:val="style0"/>
        <w:jc w:val="both"/>
        <w:rPr>
          <w:sz w:val="24"/>
          <w:szCs w:val="24"/>
        </w:rPr>
      </w:pPr>
      <w:r>
        <w:rPr>
          <w:sz w:val="24"/>
          <w:szCs w:val="24"/>
          <w:lang w:val="en-US"/>
        </w:rPr>
        <w:t>አምስቱ አዕማደ ሚስጥርን እንዴት እናውቀዋለን? ይህንን መሰረት ጠቅለል ብሎ የተቀመጠውን በፀሎት መፅሃፋችን ያለውን እናነበውና ይሄንን ጠቅለል ያለውን እውነት ከጨበጥን በኋላ ወደ ዋናው ትምህርታችን ተዋህዶ ኦርቶዶክስ እምነታችንን በጥልቀት እንመለከታለን። የእምነታችንን አመጣጥ ተጋድሎ የፈጣሪያችንን ቃል ምክር ትእዛዝ በቃሉ ከመጀምሪያ ያፀናውን እንዳድምሣለን ማለት ነው።</w:t>
      </w:r>
    </w:p>
    <w:p>
      <w:pPr>
        <w:pStyle w:val="style0"/>
        <w:jc w:val="both"/>
        <w:rPr>
          <w:sz w:val="24"/>
          <w:szCs w:val="24"/>
          <w:lang w:val="en-US"/>
        </w:rPr>
      </w:pPr>
      <w:r>
        <w:rPr>
          <w:sz w:val="24"/>
          <w:szCs w:val="24"/>
          <w:lang w:val="en-US"/>
        </w:rPr>
        <w:t xml:space="preserve">የዚህ ሁሉ የእምነታችን መግቢያ ግን አምስቱን አዕማደ ሚስጥር ጠንቅቀን መረዳት አለብን። መሰረት ስንል ይሄንን ነው። ሚስጥረ </w:t>
      </w:r>
      <w:r>
        <w:rPr>
          <w:color w:val="ff0000"/>
          <w:sz w:val="24"/>
          <w:szCs w:val="24"/>
          <w:lang w:val="en-US"/>
        </w:rPr>
        <w:t>ሥላሴ</w:t>
      </w:r>
      <w:r>
        <w:rPr>
          <w:sz w:val="24"/>
          <w:szCs w:val="24"/>
          <w:lang w:val="en-US"/>
        </w:rPr>
        <w:t xml:space="preserve"> ምንድን ነው? ምን ማለት ነው? ሚስጥረ ስጋዌ ምንድን ነው? ምን ለማለት ነው? የዚህ ሚስጥር ምንድን ነው? የተዋህዶ ኦርቶዶክስ ሚስጥር መነሻው ይሄ ነው። እንግዲህ ይሄ ምን ማለት ነው? ሚስጥረ ጥምቀት፣ ሚስጥረ ቁርባን፣ ሚስጥረ ትንሳኤ ሙታን ምንድን ነው? ይሄንን ከጨበጥን በኋላ ነው ወደ ትእዛዛቶቹ ወደ ስርአቱ ወደ ምክሩ ወደ ፍርዱ ወደነዚህ በደረጃው በደረጃው እያደግን እውነትን እየጨበጥን እምነታችንን የምናውቅ መሆን ይገባናል ማለት ነው። </w:t>
      </w:r>
      <w:r>
        <w:rPr>
          <w:color w:val="ff0000"/>
          <w:sz w:val="24"/>
          <w:szCs w:val="24"/>
          <w:lang w:val="en-US"/>
        </w:rPr>
        <w:t>እግዚአብሔር</w:t>
      </w:r>
      <w:r>
        <w:rPr>
          <w:sz w:val="24"/>
          <w:szCs w:val="24"/>
          <w:lang w:val="en-US"/>
        </w:rPr>
        <w:t xml:space="preserve"> ሲፈጥረን በአምሳሉ አድርጎ አልቆ የሚያስብ የሚያስተውል የሚረዳ የሚያገናዝብ የሚማር የሚያድግ በማስተዋል፣ በጥበብ፣ በመልካምነት ሁሉ እየበለፀገ የሚሄድ አይምሮን ነው የፈጠረልን። የሰጠን ይህን እይምሮና የፈጠረልን የሰጠንም ይህንን ነው። ይህን ካደረገ በኋላስ ፈቃዱን ልንሄድበት ልንመላለስበት የሚገባንን መንገድ አሳዉቆናል ገልፆልናል። በውዴታ እናደርገው ዘንድ መክሮናል በሃይል አልጫነብንም የፈጠረውን የሰው ፍጥረት ስለሚወድ ይሄን አላደረገም። ነገር ግን በምርጫችን እንድንጓዝ አድርጓል። ፈቃዱን በግልፅ አስቀምጧል። ፈቃዱ ያልሆነውን እንዲሁ አኑሯል፤ ምርጫው የኛ እንዲሆንም ወስኖ በኛው የምርጫ ሃላፊነት እንዲወሰን አድርጎታል። ይህንን በሚገባ ያልተረዳ ክርስቲያን ነኝ የሚል ሰው ወይም የተዋህዲ ኦርቶዶክስ ክርስቲያን ነኝ የሚል ሰው ከንቱ ሰው ነው። ክርስትናን አያውቀውን ተዋህዶ ኦርቶዶክስ እምነትንም አያውቃትም። ስሙን ብቻ ነው የሚያውቀው ማለት ይቻላል። በተሰጠው እይምሮ መጠቀም ያልፈለገ ሰው እንዴት ሰው ሊባል ይቻላል። ከእንስሶች የሚለየው ሰብአዊ አይምሮ ተሸክሞ ሳይመዝንበት ክፉና በጎውን ሳይለይበት እንዲሁ በዘፈቀደ የሚጓዝ ሰው ምን ብለን እንጠራዋለን? እንዴትስ </w:t>
      </w:r>
      <w:del w:id="58" w:author="ZTE Blade L8" w:date="2024-06-18T06:04:00Z">
        <w:r w:rsidDel="753A00DB">
          <w:rPr>
            <w:color w:val="ff0000"/>
            <w:sz w:val="24"/>
            <w:szCs w:val="24"/>
            <w:lang w:val="en-US"/>
          </w:rPr>
          <w:delText>እግዚአብሄር</w:delText>
        </w:r>
      </w:del>
      <w:ins w:id="59" w:author="ZTE Blade L8" w:date="2024-06-18T06:04:00Z">
        <w:r w:rsidR="BD407C84">
          <w:rPr>
            <w:color w:val="ff0000"/>
            <w:sz w:val="24"/>
            <w:szCs w:val="24"/>
            <w:lang w:val="en-US"/>
          </w:rPr>
          <w:t>እግዚአብሔር</w:t>
        </w:r>
      </w:ins>
      <w:r>
        <w:rPr>
          <w:color w:val="ff0000"/>
          <w:sz w:val="24"/>
          <w:szCs w:val="24"/>
          <w:lang w:val="en-US"/>
        </w:rPr>
        <w:t>ን</w:t>
      </w:r>
      <w:r>
        <w:rPr>
          <w:sz w:val="24"/>
          <w:szCs w:val="24"/>
          <w:lang w:val="en-US"/>
        </w:rPr>
        <w:t xml:space="preserve"> ያውቃል? እንዴትስ ክርስቲያን ነው? እንዴትስ የተዋህዶ ኦርቶዶክስ እምነትን የጨበጠ ነው? እንላለን። ወገኖቼ የኢትዮጵያ የዓለም ብርሃን ቤተሰቦች መላው ቅን፣ የዋህ፣ ትሁት ህዝብ እውነትን ለመፈለግ ልባችሁ የቀና </w:t>
      </w:r>
      <w:r>
        <w:rPr>
          <w:color w:val="ff0000"/>
          <w:sz w:val="24"/>
          <w:szCs w:val="24"/>
          <w:lang w:val="en-US"/>
        </w:rPr>
        <w:t>እግዚአብሔር</w:t>
      </w:r>
      <w:r>
        <w:rPr>
          <w:sz w:val="24"/>
          <w:szCs w:val="24"/>
          <w:lang w:val="en-US"/>
        </w:rPr>
        <w:t xml:space="preserve"> ልባችሁን ያበራላችሁ በሙሉ ልብ ብላችሁ አድምጡ። በእምነታችን መሰረት ላይ በቂ መረዳን እንዲኖረን ግድ ያስፈልጋል </w:t>
      </w:r>
      <w:r>
        <w:rPr>
          <w:color w:val="ff0000"/>
          <w:sz w:val="24"/>
          <w:szCs w:val="24"/>
          <w:lang w:val="en-US"/>
        </w:rPr>
        <w:t>የእግዚአብሔርን</w:t>
      </w:r>
      <w:r>
        <w:rPr>
          <w:sz w:val="24"/>
          <w:szCs w:val="24"/>
          <w:lang w:val="en-US"/>
        </w:rPr>
        <w:t xml:space="preserve"> ፈቃድ በሚገባ ጠንቅቆ የተረዳ ሰው ከፈጣሪው ለመታረቅ ለመሆኑ ምን ያግደዋል? </w:t>
      </w:r>
      <w:r>
        <w:rPr>
          <w:color w:val="ff0000"/>
          <w:sz w:val="24"/>
          <w:szCs w:val="24"/>
          <w:lang w:val="en-US"/>
        </w:rPr>
        <w:t>በእግዚአብሔር</w:t>
      </w:r>
      <w:r>
        <w:rPr>
          <w:sz w:val="24"/>
          <w:szCs w:val="24"/>
          <w:lang w:val="en-US"/>
        </w:rPr>
        <w:t xml:space="preserve"> ፍቅር ዉስጥ ለመመላለስስ ምን ይከለክለዋል? ምንም አያግደውም። ለዚህ ነው እምነታችንን ተዋህዶ ኦርቶዶክስ በሚገባ ማወቅ የሚገባን። በአሁኑ ሰአት ብዙዎች መምህር፣ ዲያቆን፣ ጳጳስ፣ ሊቃውንት ነን የሚሉ እኛን በተለያየ ስም የሚጠሩን፤ የተለያየ ስም ሰጠውን በህዝቡ ዉስጥም ልክ እነሱ እንደሚጠሩን ናቸው ብለው ስም እንደሰጡን እንዲያየን ይጥራሉ ዛሬ ደሞ ፅንፈኞች የሚል መጠሪያም ሰጠውናል። የነሱ አባባል ልክ እስላሙን አክራሪ እና እክራሪ ያልሆነ እንደሚሉት ማለት ነው። አከረረ አላላ ፅንፈኛ ሆነ አልሆነ የሚለው ቃል ለአህዛብ ዲያቢሎስ ለሚያስተዳድረው ለሚነዳው ህዝብ የሚያገለግል፤ ህዝብን በየጎራና በየዘርፉ ለያይቶ እንዳይስማማ አድርጎ የመግዣ፣ የማፋጫና፣ የማፋጫ መንገድ ነው። ዲያቢሎስ በሚቆጣጠራቸው እምነቶች ዉስጥ አክራሪ ፅንፈኛ የሚል ቃል ሰርጾ ታያላችሁ፣ ትሰማላችሁ። በፖለቲካውም እንደዛው ነው ወግአጥባቂ፣ ተራማጅ፣ ዘመናዊ እንዲህ እያለ ስም ለየራሳቸው ሰጠው ለተለያየ ሃሳብና አቋማቸው ቋሚ ስም በመሰየም ህዝቡ በዚህ መሃል ሃሳቡን ከፍሎ አንዱ የአክራሪ፤ አንዱ የወግ አጥባቂ፤ አንዱ የተራማጅ፤ አንዱ የዘመናዊ የሚል ፓርቲ ደጋፊ ሆነው ዲያቢሎስ ባዘጋጀው ደሞክራሲ በሚል ፈሊጥ በተቀየሰ ምርጫ ተወካዩን መረጥሁ እያለ! በድምፅ ብልጫ ተመርጨ ህዝብ እየገዛሁ ነው የሚል አካሄድን ትሰማላችሁ፣ ታያላችሁ፣ በዚህ አይደለም የምንመላለሰው? ህዝቡ ሁሉ ይሄንን አይደለም የሚያየው? አዎ ነፃ እናወጣለን የሚለውም ሁሉ ደሞ ይሄንኑ አሰራር ሊተክል ነው የሚታገለው። ይሄ ስልት የማን ነው? የነጮቹ፣ የአሜሪካኖቹ፣ የአውሮፓዊያኖቹ ዘመናዊ የአገዛዝ ስልታቸው። </w:t>
      </w:r>
    </w:p>
    <w:p>
      <w:pPr>
        <w:pStyle w:val="style0"/>
        <w:jc w:val="both"/>
        <w:rPr>
          <w:sz w:val="24"/>
          <w:szCs w:val="24"/>
        </w:rPr>
      </w:pPr>
      <w:r>
        <w:rPr>
          <w:sz w:val="24"/>
          <w:szCs w:val="24"/>
          <w:lang w:val="en-US"/>
        </w:rPr>
        <w:t xml:space="preserve">ዘመናዊው የእጅ አዙር ቅኝ አገዛዛቸው ማስኬጃ መንገድ ቢኖር ይሄ ነው። እየኖራችሁበትም ነው በዚሁ ደሞ ዘመኑ የዱያቢሎስ ስለሆነ እሱ በስማችሁ ቀይሶ ባስጨበጣችሁ የአገዛዝ ዘዴ ትገዛላችሁ። አለም በሙሉ በዚህ እየሄደ ነው። በመላው ምድር ያሉ እምነቶችም ይሄው በሽታ እንደወረሳቸው ግልፅ ነው። እነሱም እንደ አለማዊያን አክራሪ፣ ዘመናዊ፣ ፅንፈኛ ወ.ዘ.ተ የሚል ስም በየ አማኞቻቸው መሃል አስርፀው ጎራ ለይተው ለማፋጃ፣ ለመንጃ፣ ለዲያቢሎሳዊ ስርምሪታቸው እየተጠቀሙበት ይታያል። ህዝቡም ቢያውቅም ባያውቅም በዚህ መንገድ እየተነዳ ይገኛል። ሁሉም አካሄዶች የዲያቢሎስ ስልታዊ የአገዛዝ መንገዶች ናቸው። ወገኖቼ ከ6 ሺ አመታት በፊት አለምን ወደ 200 የሚጠጉ አገሮችን በአንድ አገዛዝ የገዙት </w:t>
      </w:r>
      <w:r w:rsidRPr="228CF02F">
        <w:rPr>
          <w:color w:val="ff0000"/>
          <w:sz w:val="24"/>
          <w:szCs w:val="24"/>
          <w:lang w:val="en-US"/>
          <w:rPrChange w:id="60" w:author="ZTE Blade L8" w:date="2024-06-18T05:55:00Z">
            <w:rPr>
              <w:sz w:val="24"/>
              <w:szCs w:val="24"/>
              <w:lang w:val="en-US"/>
            </w:rPr>
          </w:rPrChange>
        </w:rPr>
        <w:t>እግዚአብሔር</w:t>
      </w:r>
      <w:r>
        <w:rPr>
          <w:sz w:val="24"/>
          <w:szCs w:val="24"/>
          <w:lang w:val="en-US"/>
        </w:rPr>
        <w:t xml:space="preserve"> ያከበራቸው የወደዳቸው እነ ሰንደቅ አልማ፤ እነ አፊላስ ለመሆኑ ስለ ዴሞክራሲ ያውቃሉ? አክራሪ አላሊ የሚል ቃልስ ያውቃሉ? በፍፁም! በፍቅር፣ በእውነት፣ በእምነት ሁሉንም የሰው ዘር በመውደድ ባንድ በማየት የሚያስተዳድሩ የሚመሩ ነበሩ። መሪ ፈጣሪውን የሚያምን የሚፈራ የሚወድድ ከሆነ </w:t>
      </w:r>
      <w:r>
        <w:rPr>
          <w:color w:val="ff0000"/>
          <w:sz w:val="24"/>
          <w:szCs w:val="24"/>
          <w:lang w:val="en-US"/>
        </w:rPr>
        <w:t>እግዚአብሔር</w:t>
      </w:r>
      <w:r>
        <w:rPr>
          <w:sz w:val="24"/>
          <w:szCs w:val="24"/>
          <w:lang w:val="en-US"/>
        </w:rPr>
        <w:t xml:space="preserve"> የወሰደውን፣ የፈቀደውን አውቆ ያደርጋል። በዛ ታላቅ ክብር ላይ የነበሩ ኢትዮጵያውያን ታላላቅ ነገስታት እነ አፊላስ፣ እነ ሰንደቅ አልማ በህገ ልቦና ዉስጥ ሆነው ስለህግ ስለ ወንጌል ምንም ባያውቁም እግዚአብሔር በሰጣቸው አስተዋይ፣ ቅን፣ ልቦና እንኳን ለኢትዮጵያዊያን ዜጎች ለመላው አለም ህዝቦች ሁሉ ፍርድ ተጓደለ ደሃ ተበደለ ብለው እውነቱን ካወቁ ለእውነት ሲሉ ታላቁን ጦራቸውን እስከ ማዝመት ይሄዱ ነበር። በዛ ወቅት ማንም ደሃ በየትም አለም ያለ ደሃ ንጉሰ ነገስቱ እነ አፊላስ፣ እነ ሰንደቅ አልማ፣ በነበሩበት ቤተ መንግስት ለመምጣትና ብሶቱን ለመናገር ከየትኛውን አለም ቆርጦ ሲመጣ ማንም የማያግደው ቀጥታም ቀርቦ አቤቱታውን ሰምቶ ፍትህ ያገኝ ነበር።</w:t>
      </w:r>
    </w:p>
    <w:p>
      <w:pPr>
        <w:pStyle w:val="style0"/>
        <w:jc w:val="both"/>
        <w:rPr>
          <w:sz w:val="24"/>
          <w:szCs w:val="24"/>
          <w:lang w:val="en-US"/>
        </w:rPr>
      </w:pPr>
      <w:r>
        <w:rPr>
          <w:sz w:val="24"/>
          <w:szCs w:val="24"/>
          <w:lang w:val="en-US"/>
        </w:rPr>
        <w:t xml:space="preserve">ይሄንን የሚያደርጉ መሪዎች ነበሩን። ሰውን የሚወዱ ህዝብን የሚወዱ መሪዎች ነበሩን። ወገኖችን በአንድ አይን ብቻ ሳይሆን በሁለቱም አይናቸው አይተው ለሁሉ እኩል ፍርድና ቅን ፍርድ የሚያዉጁ መሪዎች ነበሩን። </w:t>
      </w:r>
      <w:r>
        <w:rPr>
          <w:color w:val="ff0000"/>
          <w:sz w:val="24"/>
          <w:szCs w:val="24"/>
          <w:lang w:val="en-US"/>
        </w:rPr>
        <w:t>እግዚአብሔርን</w:t>
      </w:r>
      <w:r>
        <w:rPr>
          <w:sz w:val="24"/>
          <w:szCs w:val="24"/>
          <w:lang w:val="en-US"/>
        </w:rPr>
        <w:t xml:space="preserve"> በልባቸው ዉስጥ በፃፈው ህግ ብቻ አውቀው </w:t>
      </w:r>
      <w:r>
        <w:rPr>
          <w:color w:val="ff0000"/>
          <w:sz w:val="24"/>
          <w:szCs w:val="24"/>
          <w:lang w:val="en-US"/>
        </w:rPr>
        <w:t>እግዚአብሔርን</w:t>
      </w:r>
      <w:r>
        <w:rPr>
          <w:sz w:val="24"/>
          <w:szCs w:val="24"/>
          <w:lang w:val="en-US"/>
        </w:rPr>
        <w:t xml:space="preserve"> የሚፈሩ ቅንነትን የሚወዱ መልላምነትን የሚወዱ ሰው እንዳይበደል የሚፈልጉ ደሃ እንዳይጎዳ የሚዎዱ እንዲህ አይነት መሪዎች ኢትዮጵያ ዉስጥ ነግሰው አለምን መርተው በታሪክ ሰምተናል። እንግዲህ ወገኖቼ ዛሬ ትንንሽ ደቃቃ በየቦታው በየመንደሩ የተፈጠሩ መንግስታት ሙሉ በሙሉ የአጋንንት ዉላጆች ክፉዎች ጨካኞች ህዝብን የሚያንገላቱ ትእቢተኞች ገንዘብና ስልጣን ወዳዶች ደም አፍሳሾች፣ ጨካኞችን ዛሬ በየትም አለም ብትሄዱ እንደነዚህ አይነት አገዛዞች ነው በስልጣን ላይ የተቀመጡት። ከዛኛው ዘመን ይልቅ የዚህኛው ዘመን ምን ያህል መጥሮ እንደሆነ በመሰልጠን ስም ምን ያህል ሰይጣናዉ አሰራር እንደሰለጠነ፣ በመዘመን ስም ምን ያህል ዲያቢሎስ የአገዛዝ፣ የአረጋገጥ፣ የመፍጨት የመቁላቱን ስልት እንዳረቀቀው በዚህ ዘመን ታያላችሁ፤ ባይናችሁ የምታዩት ነው፤ ባገራችሁም የምታዩት ነው፤ በመላው አለምም የምታዩት ነው፣ የሰለጠነ፣ መሃከል ላይ ያለ፣ የደኸየ እያሉ ሁሉን ከፋፍለው የሰለጠኑት ገዥዎች መሃከል ያለው መረማመጃቸው እታች ያለው ደሃ ደሞ የሚረግጡት፣ የሚፈጩት፣ የሚቆሉት እንዲህ አይነት ስርአት ነው እያየን ያለነው። በዚህ ዉስጥ ደሞ አንዳንዶች ሰዎች እነዚሁ ገዢዎች በዘረጉላቸው ወጥመድ ዉስጥ ገብተው ደሞክራሲን እሳሰፍናለን! የዲያቢሎስን ስልት ተግባራዊ እናደርጋለን። እንደ ነጮቹ እኛም በጥበብ በዚህ በዘዴ እንገዛለን እያሉ ህዝቡን መልሰው ካንዱ የአገዛዝ ዘዴ ወደዚህኛው እየገለበጡ ካንዱ ድስት ወዳንዱ ድስት፤ ካንዱ ቋት ወዳንዱ ቋት እያገለባበጡ ያንኑ የዲያቢሎስ ስልእየቀያየሩ ልብሳቸውን እየቀያየሩ መልካቸው እየቀያየሩ አንደበታቸውን አለስልሰው ህዝቡን ይፈጩታል! ይቆሉታል! ይፈጁታል! ዛሬ የለው ይህ ነው። ይህ ለምን መጣ? </w:t>
      </w:r>
      <w:r>
        <w:rPr>
          <w:color w:val="ff0000"/>
          <w:sz w:val="24"/>
          <w:szCs w:val="24"/>
          <w:lang w:val="en-US"/>
        </w:rPr>
        <w:t>እግዚአብሔርን</w:t>
      </w:r>
      <w:r>
        <w:rPr>
          <w:sz w:val="24"/>
          <w:szCs w:val="24"/>
          <w:lang w:val="en-US"/>
        </w:rPr>
        <w:t xml:space="preserve"> በትክክል የሚረዳ ሰው በመጥፋቱ ነው </w:t>
      </w:r>
      <w:r w:rsidRPr="E453449F">
        <w:rPr>
          <w:color w:val="ff0000"/>
          <w:sz w:val="24"/>
          <w:szCs w:val="24"/>
          <w:lang w:val="en-US"/>
          <w:rPrChange w:id="61" w:author="ZTE Blade L8" w:date="2024-06-18T05:55:00Z">
            <w:rPr>
              <w:sz w:val="24"/>
              <w:szCs w:val="24"/>
              <w:lang w:val="en-US"/>
            </w:rPr>
          </w:rPrChange>
        </w:rPr>
        <w:t>እግዚአብሔር</w:t>
      </w:r>
      <w:r>
        <w:rPr>
          <w:sz w:val="24"/>
          <w:szCs w:val="24"/>
          <w:lang w:val="en-US"/>
        </w:rPr>
        <w:t xml:space="preserve"> ያስቀመጠውን እውነት በመናቁ ነው።</w:t>
      </w:r>
    </w:p>
    <w:p>
      <w:pPr>
        <w:pStyle w:val="style0"/>
        <w:jc w:val="both"/>
        <w:rPr>
          <w:sz w:val="24"/>
          <w:szCs w:val="24"/>
        </w:rPr>
      </w:pPr>
      <w:r>
        <w:rPr>
          <w:sz w:val="24"/>
          <w:szCs w:val="24"/>
          <w:lang w:val="en-US"/>
        </w:rPr>
        <w:t xml:space="preserve"> </w:t>
      </w:r>
      <w:r>
        <w:rPr>
          <w:color w:val="ff0000"/>
          <w:sz w:val="24"/>
          <w:szCs w:val="24"/>
          <w:lang w:val="en-US"/>
        </w:rPr>
        <w:t>እግዚአብሔር</w:t>
      </w:r>
      <w:r>
        <w:rPr>
          <w:sz w:val="24"/>
          <w:szCs w:val="24"/>
          <w:lang w:val="en-US"/>
        </w:rPr>
        <w:t xml:space="preserve"> አንዲት አምነትን አስቀምጧል ተዋህዶ ኦርቶዶክስ እምነትን ነው። ከዚህ ዉጭ የሆነ በሙሉ ዲያቢሎስ የደረሰው የሃሰት ድርሰት የውሸት እምነት ነው። ማንም ሆነ ማንም። ከተዋህዶ ኦርቶዶክስ እምነት ዉጭ የሆነ ሁሉ የሃሰት ትምህርት ነው። ያ ትምህርት ደሞ በሙሉ ከዲያቢሎስ የመነጨ ነው። ተዋህዶ ኦርቶዶክስ እምነት ደሞ </w:t>
      </w:r>
      <w:r>
        <w:rPr>
          <w:color w:val="ff0000"/>
          <w:sz w:val="24"/>
          <w:szCs w:val="24"/>
          <w:lang w:val="en-US"/>
        </w:rPr>
        <w:t>እግዚአብሔር</w:t>
      </w:r>
      <w:r>
        <w:rPr>
          <w:sz w:val="24"/>
          <w:szCs w:val="24"/>
          <w:lang w:val="en-US"/>
        </w:rPr>
        <w:t xml:space="preserve"> የተከላት፣ ያነፃት፣ የሞተላት፣ ዋጋ የከፈለላት፣ ለህዝብ ደሞ መዳኛ መንገድ አምኖ ይድንበት ዘንድ የዘረጋው የህይወት መንገድ አንድ እምነት እሷም ተዋህዶ ኦርቶዶክስ ብቻ ናት። ታድያ ዛሬ ይሄንን ስናነሳ የዛሬው ትውልድ መሪውም፣ ተመሪውም፣ እምነት አለኝ የሚለውም፣ የእምነት መሪ ነን የሚሉትም በሙሉ በዲያቢሎስ ስልታዊ አሰራርና አስተሳሰብ የተተበተቡ ሆነው እናያቸዋለን። ውሸት ልባስቸው ነው፣ ጭካኔ የአገዛዝ ዘዴያቸው ነው፣ ጥላቻ ተኮትኩተው ያደጉበት ነው፣ የፈጠራቸውን አምላክ የማይፈሩም፣ የማያምኑም ናቸው፣ ሰላም ሳይኖር ሰላም አለ ይሉሃል፤ የሰላም ትርጉሙ በነሱ እሳሄ ህዝቡ ሁሉ እንዳሻው እያደረጉት ፀጥ ረጭ ብሎ የሚገዛ ህዝብ መሆን አለበት ነው፤ እየሞተ ዝም እንዲል፤ እየተራበ እየጨፈጨፉት እያሳደዱት ቤት ንብረቱን ሲያፈርሱበት ዝም የሚል በዘሩ ለይተው ሞት ሲብይኑበት ይህ ሁሉ ሲደረግ ዝም ጭጭ የሚል ከሆነ! የነሱን ሰላም ተቀብሏል። ሰላም ማለት ለነሱ ይሄ ነው። ቤተክርስቲያን ስንዱበት፣ በቅጥረኛ ካህናት፣ መምህራን፣ ጳጳሳት ቤተክርስቲያንን ሲወሩበት ዝም በማለቱ የነሱ ሰላም የገባው ነው። የስዉር ማህበሩ ጉዳይ ፈፃሚዎችን አላማ ስላላደናቀፈ ሰላማቸው ገብቶታል ማለት ነው። ይሄ ነው የነሱ እንግዲህ የዚህ ዘመን ሰዎች ገዥዎች የእምነት አለቆች ሁሉ አካሄድ። ለነሱ ሰላም ማለት ማንኛውም ሰው እንደቁሳቁሳቸው የሚገለገሉበት ሲጠሉት የሚያስወግዱት መሆኑን አውቆ፤ እድሜውን የሚወስኑ መሆኑን ተረድቶ ከተገዛ ሰላማቸው ገብቶታል ማለት ነው። እንግዲህ የሰው ዘር የሆንክ ሁሉ የሰላም ትርጉሙ በዚህ ዘመን ላሉ የዲያቢሎስ ወኪሎች፣ ገዥዎች፤ የእምነት ተቋም መሪዎች ሰላም ከላይ እንዳልንህ ስትረገጥላቸው፣ ሲፈጩህ፣ ሲቆሉህ፣ ሲገድሉህ ዝም የምትል ከሆነ ሰላማቸው ያ ነው። ለነሱ ትርጉሙ ይሄ ነው። አንተ ከብቶችን ዶሮችን በጎችን ስትፈልግ ታርዳለህ፣ ስትፈልግ ትሸጣለህ፣ አይ ይቆዩ ካልህ ታቆያለህ፣ ወይ አብልተህ አወፍረህ ለቄራ ትልካለህ! የነሱ የገዢዎችም የእምነት መሪዎችም የጋራ አስተሳሰብ ይሄ ነው። ሊጠቀሙብህ ሲሹ ይሾሙሃል ይሸልሙሃል ያወፍሩሃል። ከዛ አገልግሎትህ ሲያበቃ ይጥሉሃል ያስወግዱሃል። በዚህ ሰላም ዉስጥ እኖራለሁ የምትል ቂል ዛሬ ምድርን እንደሞላህ ግልፅ ነው። ታድያ ሰብአዊነት ሰውነት እንዴት አለህ ይባላል። ከብቶቹ እንደሆኑት ስትሆን ካልቆረቆረህ፣ ከተስማማህ፣ አስተሳሰብህ የወደቀ፣ ስብእናህ ከእንስሶች ያነሰ፣ ለምንም ነገር ያምትመች፣ ሰብአዊ እንስሳ መሆንህ ወይም መሆኑን ልትረዳ ግድ ይልሃል። የማይረባ አይምሮ ገንዘብህ ነው ማለት ነው። </w:t>
      </w:r>
      <w:r w:rsidRPr="53EF9E8C">
        <w:rPr>
          <w:color w:val="ff0000"/>
          <w:sz w:val="24"/>
          <w:szCs w:val="24"/>
          <w:lang w:val="en-US"/>
          <w:rPrChange w:id="62" w:author="ZTE Blade L8" w:date="2024-06-18T05:56:00Z">
            <w:rPr>
              <w:sz w:val="24"/>
              <w:szCs w:val="24"/>
              <w:lang w:val="en-US"/>
            </w:rPr>
          </w:rPrChange>
        </w:rPr>
        <w:t>የእግዚአብሔር</w:t>
      </w:r>
      <w:r>
        <w:rPr>
          <w:sz w:val="24"/>
          <w:szCs w:val="24"/>
          <w:lang w:val="en-US"/>
        </w:rPr>
        <w:t xml:space="preserve"> ቃል የማይረባ አይምሮ ስለተሸከሙ ምን ይላል።</w:t>
      </w:r>
    </w:p>
    <w:p>
      <w:pPr>
        <w:pStyle w:val="style0"/>
        <w:jc w:val="both"/>
        <w:rPr>
          <w:sz w:val="24"/>
          <w:szCs w:val="24"/>
        </w:rPr>
      </w:pPr>
      <w:r>
        <w:rPr>
          <w:sz w:val="24"/>
          <w:szCs w:val="24"/>
          <w:lang w:val="en-US"/>
        </w:rPr>
        <w:t>ወደ ሮሜ ሰዎች ምዕራፍ 1 ላይ ከቁጥር 16 ጀምሮ ያለውን እስኪ ልብ ብላችሁ አድምጡት።</w:t>
      </w:r>
    </w:p>
    <w:p>
      <w:pPr>
        <w:pStyle w:val="style0"/>
        <w:jc w:val="both"/>
        <w:rPr>
          <w:sz w:val="24"/>
          <w:szCs w:val="24"/>
        </w:rPr>
      </w:pPr>
      <w:r>
        <w:rPr>
          <w:sz w:val="24"/>
          <w:szCs w:val="24"/>
          <w:lang w:val="en-US"/>
        </w:rPr>
        <w:t>ሮሜ 1</w:t>
      </w:r>
    </w:p>
    <w:p>
      <w:pPr>
        <w:pStyle w:val="style0"/>
        <w:jc w:val="both"/>
        <w:rPr>
          <w:sz w:val="24"/>
          <w:szCs w:val="24"/>
        </w:rPr>
      </w:pPr>
      <w:r>
        <w:rPr>
          <w:sz w:val="24"/>
          <w:szCs w:val="24"/>
          <w:lang w:val="en-US"/>
        </w:rPr>
        <w:t>¯¯¯¯¯¯¯¯¯¯</w:t>
      </w:r>
    </w:p>
    <w:p>
      <w:pPr>
        <w:pStyle w:val="style0"/>
        <w:jc w:val="both"/>
        <w:rPr>
          <w:sz w:val="24"/>
          <w:szCs w:val="24"/>
        </w:rPr>
      </w:pPr>
      <w:r>
        <w:rPr>
          <w:sz w:val="24"/>
          <w:szCs w:val="24"/>
          <w:lang w:val="en-US"/>
        </w:rPr>
        <w:t xml:space="preserve">¹⁶ በወንጌል አላፍርምና፤ አስቀድሞ ለአይሁዳዊ ደግሞም ለግሪክ ሰው፥ ለሚያምኑ ሁሉ </w:t>
      </w:r>
      <w:r>
        <w:rPr>
          <w:color w:val="ff0000"/>
          <w:sz w:val="24"/>
          <w:szCs w:val="24"/>
          <w:lang w:val="en-US"/>
        </w:rPr>
        <w:t>የእግዚአብሔር</w:t>
      </w:r>
      <w:r>
        <w:rPr>
          <w:sz w:val="24"/>
          <w:szCs w:val="24"/>
          <w:lang w:val="en-US"/>
        </w:rPr>
        <w:t xml:space="preserve"> ኃይል ለማዳን ነውና። "ለሁሉም የሰው ዘር ለሚያምን ሁሉ </w:t>
      </w:r>
      <w:r>
        <w:rPr>
          <w:color w:val="ff0000"/>
          <w:sz w:val="24"/>
          <w:szCs w:val="24"/>
          <w:lang w:val="en-US"/>
        </w:rPr>
        <w:t>የእግዚአብሔር</w:t>
      </w:r>
      <w:r>
        <w:rPr>
          <w:sz w:val="24"/>
          <w:szCs w:val="24"/>
          <w:lang w:val="en-US"/>
        </w:rPr>
        <w:t xml:space="preserve"> ኃይል ለማዳን ነውና።</w:t>
      </w:r>
    </w:p>
    <w:p>
      <w:pPr>
        <w:pStyle w:val="style0"/>
        <w:jc w:val="both"/>
        <w:rPr>
          <w:sz w:val="24"/>
          <w:szCs w:val="24"/>
        </w:rPr>
      </w:pPr>
      <w:r>
        <w:rPr>
          <w:sz w:val="24"/>
          <w:szCs w:val="24"/>
          <w:lang w:val="en-US"/>
        </w:rPr>
        <w:t xml:space="preserve">¹⁷ ጻድቅ በእምነት ይኖራል ተብሎ እንደ ተጻፈ </w:t>
      </w:r>
      <w:r>
        <w:rPr>
          <w:color w:val="ff0000"/>
          <w:sz w:val="24"/>
          <w:szCs w:val="24"/>
          <w:lang w:val="en-US"/>
        </w:rPr>
        <w:t>የእግዚአብሔር</w:t>
      </w:r>
      <w:r>
        <w:rPr>
          <w:sz w:val="24"/>
          <w:szCs w:val="24"/>
          <w:lang w:val="en-US"/>
        </w:rPr>
        <w:t xml:space="preserve"> ጽድቅ ከእምነት ወደ እምነት በእርሱ ይገለጣልና።</w:t>
      </w:r>
    </w:p>
    <w:p>
      <w:pPr>
        <w:pStyle w:val="style0"/>
        <w:jc w:val="both"/>
        <w:rPr>
          <w:sz w:val="24"/>
          <w:szCs w:val="24"/>
        </w:rPr>
      </w:pPr>
      <w:r>
        <w:rPr>
          <w:sz w:val="24"/>
          <w:szCs w:val="24"/>
          <w:lang w:val="en-US"/>
        </w:rPr>
        <w:t>¹⁸ እውነትን በዓመፃ በሚከለክሉ ሰዎች ይሄን ልብ ብላችሁ ያዙት</w:t>
      </w:r>
    </w:p>
    <w:p>
      <w:pPr>
        <w:pStyle w:val="style0"/>
        <w:jc w:val="both"/>
        <w:rPr>
          <w:sz w:val="24"/>
          <w:szCs w:val="24"/>
        </w:rPr>
      </w:pPr>
      <w:r>
        <w:rPr>
          <w:sz w:val="24"/>
          <w:szCs w:val="24"/>
          <w:lang w:val="en-US"/>
        </w:rPr>
        <w:t xml:space="preserve">¹⁸ እውነትን በዓመፃ በሚከለክሉ ሰዎች በኃጢአተኝነታቸውና በዓመፃቸው ሁሉ ላይ </w:t>
      </w:r>
      <w:r>
        <w:rPr>
          <w:color w:val="ff0000"/>
          <w:sz w:val="24"/>
          <w:szCs w:val="24"/>
          <w:lang w:val="en-US"/>
        </w:rPr>
        <w:t>የእግዚአብሔር</w:t>
      </w:r>
      <w:r>
        <w:rPr>
          <w:sz w:val="24"/>
          <w:szCs w:val="24"/>
          <w:lang w:val="en-US"/>
        </w:rPr>
        <w:t xml:space="preserve"> ቍጣ ከሰማይ ይገለጣልና፤</w:t>
      </w:r>
    </w:p>
    <w:p>
      <w:pPr>
        <w:pStyle w:val="style0"/>
        <w:jc w:val="both"/>
        <w:rPr>
          <w:sz w:val="24"/>
          <w:szCs w:val="24"/>
        </w:rPr>
      </w:pPr>
      <w:r>
        <w:rPr>
          <w:sz w:val="24"/>
          <w:szCs w:val="24"/>
          <w:lang w:val="en-US"/>
        </w:rPr>
        <w:t xml:space="preserve">¹⁹ </w:t>
      </w:r>
      <w:r>
        <w:rPr>
          <w:color w:val="ff0000"/>
          <w:sz w:val="24"/>
          <w:szCs w:val="24"/>
          <w:lang w:val="en-US"/>
        </w:rPr>
        <w:t>እግዚአብሔር</w:t>
      </w:r>
      <w:r>
        <w:rPr>
          <w:sz w:val="24"/>
          <w:szCs w:val="24"/>
          <w:lang w:val="en-US"/>
        </w:rPr>
        <w:t xml:space="preserve"> ስለ ገለጠላቸው፥</w:t>
      </w:r>
    </w:p>
    <w:p>
      <w:pPr>
        <w:pStyle w:val="style0"/>
        <w:jc w:val="both"/>
        <w:rPr>
          <w:sz w:val="24"/>
          <w:szCs w:val="24"/>
        </w:rPr>
      </w:pPr>
      <w:r>
        <w:rPr>
          <w:sz w:val="24"/>
          <w:szCs w:val="24"/>
          <w:lang w:val="en-US"/>
        </w:rPr>
        <w:tab/>
      </w:r>
      <w:r>
        <w:rPr>
          <w:sz w:val="24"/>
          <w:szCs w:val="24"/>
          <w:lang w:val="en-US"/>
        </w:rPr>
        <w:t>ነጥቡ ይሄ ነው።</w:t>
      </w:r>
    </w:p>
    <w:p>
      <w:pPr>
        <w:pStyle w:val="style0"/>
        <w:jc w:val="both"/>
        <w:rPr>
          <w:sz w:val="24"/>
          <w:szCs w:val="24"/>
        </w:rPr>
      </w:pPr>
      <w:r>
        <w:rPr>
          <w:sz w:val="24"/>
          <w:szCs w:val="24"/>
          <w:lang w:val="en-US"/>
        </w:rPr>
        <w:t xml:space="preserve">ስለ </w:t>
      </w:r>
      <w:r>
        <w:rPr>
          <w:color w:val="ff0000"/>
          <w:sz w:val="24"/>
          <w:szCs w:val="24"/>
          <w:lang w:val="en-US"/>
        </w:rPr>
        <w:t>እግዚአብሔር</w:t>
      </w:r>
      <w:r>
        <w:rPr>
          <w:sz w:val="24"/>
          <w:szCs w:val="24"/>
          <w:lang w:val="en-US"/>
        </w:rPr>
        <w:t xml:space="preserve"> ሊታወቅ የሚቻለው በእነርሱ ዘንድ ግልጥ ነውና።</w:t>
      </w:r>
    </w:p>
    <w:p>
      <w:pPr>
        <w:pStyle w:val="style0"/>
        <w:jc w:val="both"/>
        <w:rPr>
          <w:sz w:val="24"/>
          <w:szCs w:val="24"/>
        </w:rPr>
      </w:pPr>
      <w:r>
        <w:rPr>
          <w:sz w:val="24"/>
          <w:szCs w:val="24"/>
          <w:lang w:val="en-US"/>
        </w:rPr>
        <w:t xml:space="preserve">²⁰-²¹ የማይታየው ባሕርይ እርሱም የዘላለም ኃይሉ ደግሞም አምላክነቱ ከዓለም ፍጥረት ጀምሮ ከተሠሩት ታውቆ ግልጥ ሆኖ ይታያልና፤ ስለዚህም </w:t>
      </w:r>
      <w:r>
        <w:rPr>
          <w:color w:val="ff0000"/>
          <w:sz w:val="24"/>
          <w:szCs w:val="24"/>
          <w:lang w:val="en-US"/>
        </w:rPr>
        <w:t>እግዚአብሔርን</w:t>
      </w:r>
      <w:r>
        <w:rPr>
          <w:sz w:val="24"/>
          <w:szCs w:val="24"/>
          <w:lang w:val="en-US"/>
        </w:rPr>
        <w:t xml:space="preserve"> እያወቁ እንደ </w:t>
      </w:r>
      <w:r>
        <w:rPr>
          <w:color w:val="ff0000"/>
          <w:sz w:val="24"/>
          <w:szCs w:val="24"/>
          <w:lang w:val="en-US"/>
        </w:rPr>
        <w:t>እግዚአብሔርነቱ</w:t>
      </w:r>
      <w:r>
        <w:rPr>
          <w:sz w:val="24"/>
          <w:szCs w:val="24"/>
          <w:lang w:val="en-US"/>
        </w:rPr>
        <w:t xml:space="preserve"> መጠን ስላላከበሩትና ስላላመሰገኑት የሚያመካኙት አጡ፤ ነገር ግን በአሳባቸው ከንቱ ሆኑ የማያስተውለውም ልባቸው ጨለመ።</w:t>
      </w:r>
    </w:p>
    <w:p>
      <w:pPr>
        <w:pStyle w:val="style0"/>
        <w:jc w:val="both"/>
        <w:rPr>
          <w:sz w:val="24"/>
          <w:szCs w:val="24"/>
        </w:rPr>
      </w:pPr>
      <w:r>
        <w:rPr>
          <w:sz w:val="24"/>
          <w:szCs w:val="24"/>
          <w:lang w:val="en-US"/>
        </w:rPr>
        <w:t>²² ጥበበኞች ነን ሲሉ ደንቆሮ ሆኑ፥</w:t>
      </w:r>
    </w:p>
    <w:p>
      <w:pPr>
        <w:pStyle w:val="style0"/>
        <w:jc w:val="both"/>
        <w:rPr>
          <w:sz w:val="24"/>
          <w:szCs w:val="24"/>
        </w:rPr>
      </w:pPr>
      <w:r>
        <w:rPr>
          <w:sz w:val="24"/>
          <w:szCs w:val="24"/>
          <w:lang w:val="en-US"/>
        </w:rPr>
        <w:tab/>
      </w:r>
      <w:r>
        <w:rPr>
          <w:sz w:val="24"/>
          <w:szCs w:val="24"/>
          <w:lang w:val="en-US"/>
        </w:rPr>
        <w:t>ልብ በሉ ዛሬ የምትሰሙት አይደለም "ጥበበኞች ነን! አዋቂ ነን! ከኛ በላይ እውቀት ያለው ማን ነው? እኛ ነው መምህራኑ! እኛ ነው አዋቂው! ከኛ በላይ ማንም የለም የሚሉ" አለም ምድሩ የጠበባቸው። ጥበበኞች ነን ሲሉ ደንቆሮ ሆኑ፥</w:t>
      </w:r>
    </w:p>
    <w:p>
      <w:pPr>
        <w:pStyle w:val="style0"/>
        <w:jc w:val="both"/>
        <w:rPr>
          <w:sz w:val="24"/>
          <w:szCs w:val="24"/>
        </w:rPr>
      </w:pPr>
      <w:r>
        <w:rPr>
          <w:sz w:val="24"/>
          <w:szCs w:val="24"/>
          <w:lang w:val="en-US"/>
        </w:rPr>
        <w:t xml:space="preserve">²³ የማይጠፋውንም </w:t>
      </w:r>
      <w:r>
        <w:rPr>
          <w:color w:val="ff0000"/>
          <w:sz w:val="24"/>
          <w:szCs w:val="24"/>
          <w:lang w:val="en-US"/>
        </w:rPr>
        <w:t>የእግዚአብሔር</w:t>
      </w:r>
      <w:r>
        <w:rPr>
          <w:sz w:val="24"/>
          <w:szCs w:val="24"/>
          <w:lang w:val="en-US"/>
        </w:rPr>
        <w:t xml:space="preserve"> ክብር በሚጠፋ ሰውና በወፎች አራት እግር ባላቸውም በሚንቀሳቀሱትም መልክ መስለው ለወጡ።</w:t>
      </w:r>
    </w:p>
    <w:p>
      <w:pPr>
        <w:pStyle w:val="style0"/>
        <w:jc w:val="both"/>
        <w:rPr>
          <w:sz w:val="24"/>
          <w:szCs w:val="24"/>
        </w:rPr>
      </w:pPr>
      <w:r>
        <w:rPr>
          <w:sz w:val="24"/>
          <w:szCs w:val="24"/>
          <w:lang w:val="en-US"/>
        </w:rPr>
        <w:t xml:space="preserve">²⁴ ስለዚህ እርስ በርሳቸው ሥጋቸውን ሊያዋርዱ </w:t>
      </w:r>
      <w:r>
        <w:rPr>
          <w:color w:val="ff0000"/>
          <w:sz w:val="24"/>
          <w:szCs w:val="24"/>
          <w:lang w:val="en-US"/>
        </w:rPr>
        <w:t>እግዚአብሔር</w:t>
      </w:r>
      <w:r>
        <w:rPr>
          <w:sz w:val="24"/>
          <w:szCs w:val="24"/>
          <w:lang w:val="en-US"/>
        </w:rPr>
        <w:t xml:space="preserve"> በልባቸው ፍትወት ወደ ርኵስነት አሳልፎ ሰጣቸው፤</w:t>
      </w:r>
    </w:p>
    <w:p>
      <w:pPr>
        <w:pStyle w:val="style0"/>
        <w:jc w:val="both"/>
        <w:rPr>
          <w:sz w:val="24"/>
          <w:szCs w:val="24"/>
        </w:rPr>
      </w:pPr>
      <w:r>
        <w:rPr>
          <w:sz w:val="24"/>
          <w:szCs w:val="24"/>
          <w:lang w:val="en-US"/>
        </w:rPr>
        <w:t xml:space="preserve">²⁵ ይህም </w:t>
      </w:r>
      <w:r>
        <w:rPr>
          <w:color w:val="ff0000"/>
          <w:sz w:val="24"/>
          <w:szCs w:val="24"/>
          <w:lang w:val="en-US"/>
        </w:rPr>
        <w:t>የእግዚአብሔርን</w:t>
      </w:r>
      <w:r>
        <w:rPr>
          <w:sz w:val="24"/>
          <w:szCs w:val="24"/>
          <w:lang w:val="en-US"/>
        </w:rPr>
        <w:t xml:space="preserve"> እውነት በውሸት ስለ ለወጡ </w:t>
      </w:r>
    </w:p>
    <w:p>
      <w:pPr>
        <w:pStyle w:val="style0"/>
        <w:jc w:val="both"/>
        <w:rPr>
          <w:sz w:val="24"/>
          <w:szCs w:val="24"/>
        </w:rPr>
      </w:pPr>
      <w:r>
        <w:rPr>
          <w:sz w:val="24"/>
          <w:szCs w:val="24"/>
          <w:lang w:val="en-US"/>
        </w:rPr>
        <w:tab/>
      </w:r>
      <w:r>
        <w:rPr>
          <w:sz w:val="24"/>
          <w:szCs w:val="24"/>
          <w:lang w:val="en-US"/>
        </w:rPr>
        <w:t>ይህን አለም ላይ የምታዩት አይደለም?</w:t>
      </w:r>
    </w:p>
    <w:p>
      <w:pPr>
        <w:pStyle w:val="style0"/>
        <w:jc w:val="both"/>
        <w:rPr>
          <w:sz w:val="24"/>
          <w:szCs w:val="24"/>
        </w:rPr>
      </w:pPr>
      <w:r>
        <w:rPr>
          <w:sz w:val="24"/>
          <w:szCs w:val="24"/>
          <w:lang w:val="en-US"/>
        </w:rPr>
        <w:t>በፈጣሪም ፈንታ የተፈጠረውን ስላመለኩና ስላገለገሉ ነው፤ እርሱም ለዘላለም የተባረከ ነው፤ አሜን።  ይላል።</w:t>
      </w:r>
    </w:p>
    <w:p>
      <w:pPr>
        <w:pStyle w:val="style0"/>
        <w:jc w:val="both"/>
        <w:rPr>
          <w:sz w:val="24"/>
          <w:szCs w:val="24"/>
        </w:rPr>
      </w:pPr>
      <w:r>
        <w:rPr>
          <w:sz w:val="24"/>
          <w:szCs w:val="24"/>
          <w:lang w:val="en-US"/>
        </w:rPr>
        <w:t xml:space="preserve">²⁶ ስለዚህ </w:t>
      </w:r>
      <w:r>
        <w:rPr>
          <w:color w:val="ff0000"/>
          <w:sz w:val="24"/>
          <w:szCs w:val="24"/>
          <w:lang w:val="en-US"/>
        </w:rPr>
        <w:t>እግዚአብሔር</w:t>
      </w:r>
      <w:r>
        <w:rPr>
          <w:sz w:val="24"/>
          <w:szCs w:val="24"/>
          <w:lang w:val="en-US"/>
        </w:rPr>
        <w:t xml:space="preserve"> ለሚያስነውር ምኞት አሳልፎ ሰጣቸው፤ ሴቶቻቸውም ለባሕርያቸው የሚገባውን ሥራ ለባሕርያቸው በማይገባው ለወጡ፤</w:t>
      </w:r>
    </w:p>
    <w:p>
      <w:pPr>
        <w:pStyle w:val="style0"/>
        <w:jc w:val="both"/>
        <w:rPr>
          <w:sz w:val="24"/>
          <w:szCs w:val="24"/>
        </w:rPr>
      </w:pPr>
      <w:r>
        <w:rPr>
          <w:sz w:val="24"/>
          <w:szCs w:val="24"/>
          <w:lang w:val="en-US"/>
        </w:rPr>
        <w:tab/>
      </w:r>
      <w:r>
        <w:rPr>
          <w:sz w:val="24"/>
          <w:szCs w:val="24"/>
          <w:lang w:val="en-US"/>
        </w:rPr>
        <w:t xml:space="preserve">ይሄ ዛሬ አለምን አልሸፈነም? ፌሚኒዝም ይሉታል በፈረንጆቹ አጠራር ወይ ደሞ የሴት ለሴት ጋብቻ ወይም የወሲብ ተራክቦ! ነው? እንዲህ የሚባለውን እንዲህ እያደረጉ ትሰማላችሁ። እጅግ እጅግ ፀያፍና አስነዋሪ ተግባር ትሰማላችሁ። </w:t>
      </w:r>
    </w:p>
    <w:p>
      <w:pPr>
        <w:pStyle w:val="style0"/>
        <w:jc w:val="both"/>
        <w:rPr>
          <w:sz w:val="24"/>
          <w:szCs w:val="24"/>
        </w:rPr>
      </w:pPr>
      <w:r>
        <w:rPr>
          <w:sz w:val="24"/>
          <w:szCs w:val="24"/>
          <w:lang w:val="en-US"/>
        </w:rPr>
        <w:t>²⁷ እንዲሁም ወንዶች ደግሞ ለባሕርያቸው የሚገባውን ሴቶችን መገናኘት ትተው እርስ በርሳቸው በፍትወታቸው ተቃጠሉ፤ ወንዶችም በወንዶች ነውር አድርገው በስሕተታቸው የሚገባውን ብድራት በራሳቸው ተቀበሉ። ይላል።</w:t>
      </w:r>
    </w:p>
    <w:p>
      <w:pPr>
        <w:pStyle w:val="style0"/>
        <w:jc w:val="both"/>
        <w:rPr>
          <w:sz w:val="24"/>
          <w:szCs w:val="24"/>
        </w:rPr>
      </w:pPr>
      <w:r>
        <w:rPr>
          <w:sz w:val="24"/>
          <w:szCs w:val="24"/>
          <w:lang w:val="en-US"/>
        </w:rPr>
        <w:tab/>
      </w:r>
      <w:r>
        <w:rPr>
          <w:sz w:val="24"/>
          <w:szCs w:val="24"/>
          <w:lang w:val="en-US"/>
        </w:rPr>
        <w:t>ይሄ ምን ለማለት ነው ዛሬ አለም ላይ ሙሉ በሙሉ ሶዶም አልሸፈነም? ሶዶማውያን ማለት ናቸው? ወንድ ለወንድ፤ ሴት ለሴት የሶዶም ጉባኤ የሶዶም መንጋ። አለምን እጥለቅልቋል። እኛ ሃገር ከተማው ዉስጥ ይሄ አልፈላም? መንግስታቶች በህጋቸው አላፀደቁትም? ክርስቲያን ነኝ የሚለው ካቶሊክ ቤተክርስቲያን እራሱ በተግባር ይሄንን እየፈፀመ አይደለም? መናፍቁ ሙስሊሙ ምኑ በዚህ ሁሉ ዉስጥ የወደቁ አይደሉም? ይሄ ሐሰት ነው? አይናቸሁ የሚያየው ጆሯችሁ የሚሰማው።</w:t>
      </w:r>
    </w:p>
    <w:p>
      <w:pPr>
        <w:pStyle w:val="style0"/>
        <w:jc w:val="both"/>
        <w:rPr>
          <w:sz w:val="24"/>
          <w:szCs w:val="24"/>
        </w:rPr>
      </w:pPr>
      <w:r>
        <w:rPr>
          <w:sz w:val="24"/>
          <w:szCs w:val="24"/>
          <w:lang w:val="en-US"/>
        </w:rPr>
        <w:t xml:space="preserve">²⁸ </w:t>
      </w:r>
      <w:r>
        <w:rPr>
          <w:color w:val="ff0000"/>
          <w:sz w:val="24"/>
          <w:szCs w:val="24"/>
          <w:lang w:val="en-US"/>
        </w:rPr>
        <w:t>እግዚአብሔርን</w:t>
      </w:r>
      <w:r>
        <w:rPr>
          <w:sz w:val="24"/>
          <w:szCs w:val="24"/>
          <w:lang w:val="en-US"/>
        </w:rPr>
        <w:t xml:space="preserve"> ለማወቅ ይላል እንግዲህ ነጥቡ ይሄ ነው።</w:t>
      </w:r>
    </w:p>
    <w:p>
      <w:pPr>
        <w:pStyle w:val="style0"/>
        <w:jc w:val="both"/>
        <w:rPr>
          <w:sz w:val="24"/>
          <w:szCs w:val="24"/>
        </w:rPr>
      </w:pPr>
      <w:r>
        <w:rPr>
          <w:color w:val="ff0000"/>
          <w:sz w:val="24"/>
          <w:szCs w:val="24"/>
          <w:lang w:val="en-US"/>
        </w:rPr>
        <w:t>እግዚአብሔርን</w:t>
      </w:r>
      <w:r>
        <w:rPr>
          <w:sz w:val="24"/>
          <w:szCs w:val="24"/>
          <w:lang w:val="en-US"/>
        </w:rPr>
        <w:t xml:space="preserve"> ለማወቅ ባልወደዱት መጠን </w:t>
      </w:r>
      <w:r>
        <w:rPr>
          <w:color w:val="ff0000"/>
          <w:sz w:val="24"/>
          <w:szCs w:val="24"/>
          <w:lang w:val="en-US"/>
        </w:rPr>
        <w:t>እግዚአብሔር</w:t>
      </w:r>
      <w:r>
        <w:rPr>
          <w:sz w:val="24"/>
          <w:szCs w:val="24"/>
          <w:lang w:val="en-US"/>
        </w:rPr>
        <w:t xml:space="preserve"> የማይገባውን ያደርጉ ዘንድ ለማይረባ አእምሮ አሳልፎ ሰጣቸው፤</w:t>
      </w:r>
    </w:p>
    <w:p>
      <w:pPr>
        <w:pStyle w:val="style0"/>
        <w:jc w:val="both"/>
        <w:rPr>
          <w:sz w:val="24"/>
          <w:szCs w:val="24"/>
        </w:rPr>
      </w:pPr>
      <w:r>
        <w:rPr>
          <w:sz w:val="24"/>
          <w:szCs w:val="24"/>
          <w:lang w:val="en-US"/>
        </w:rPr>
        <w:tab/>
      </w:r>
      <w:r>
        <w:rPr>
          <w:sz w:val="24"/>
          <w:szCs w:val="24"/>
          <w:lang w:val="en-US"/>
        </w:rPr>
        <w:t xml:space="preserve">ነጥባችን ይሄ ነው። የማይረባ አይምሮ የተሸከመ ሁሉ ዛሬ የምትመለከቱትን ጥፋት የሚፈፅመው ይህ ነው፤ ይህ ህዝብ ነው፤ ይህ መንግስት ነው፤ ይህ አስተዳደር ነው፤ ይህ የእምነት ተቋም ነው የሄንን ሁሉ የሚፈፅመው </w:t>
      </w:r>
      <w:r>
        <w:rPr>
          <w:color w:val="ff0000"/>
          <w:sz w:val="24"/>
          <w:szCs w:val="24"/>
          <w:lang w:val="en-US"/>
        </w:rPr>
        <w:t>እግዚአብሔርን</w:t>
      </w:r>
      <w:r>
        <w:rPr>
          <w:sz w:val="24"/>
          <w:szCs w:val="24"/>
          <w:lang w:val="en-US"/>
        </w:rPr>
        <w:t xml:space="preserve"> ለማወቅ ያልወደደ </w:t>
      </w:r>
      <w:r>
        <w:rPr>
          <w:color w:val="ff0000"/>
          <w:sz w:val="24"/>
          <w:szCs w:val="24"/>
          <w:lang w:val="en-US"/>
        </w:rPr>
        <w:t>እግዚአብሔር</w:t>
      </w:r>
      <w:r>
        <w:rPr>
          <w:sz w:val="24"/>
          <w:szCs w:val="24"/>
          <w:lang w:val="en-US"/>
        </w:rPr>
        <w:t xml:space="preserve"> የማይገባውን ያደርግ ዘንድ ለማይረባ አእምሮ አሳልፎ የሰጠው ነው። </w:t>
      </w:r>
    </w:p>
    <w:p>
      <w:pPr>
        <w:pStyle w:val="style0"/>
        <w:jc w:val="both"/>
        <w:rPr>
          <w:sz w:val="24"/>
          <w:szCs w:val="24"/>
        </w:rPr>
      </w:pPr>
      <w:r>
        <w:rPr>
          <w:sz w:val="24"/>
          <w:szCs w:val="24"/>
          <w:lang w:val="en-US"/>
        </w:rPr>
        <w:t>²⁹ ዓመፃ ሁሉ፥ ግፍ፥ መመኘት፥ ክፋት ሞላባቸው፤ ቅናትን፥ ነፍስ መግደልን፥ ክርክርን፥ ተንኰልን፥ ክፉ ጠባይን ተሞሉ፤ የሚያሾከሹኩ፥</w:t>
      </w:r>
    </w:p>
    <w:p>
      <w:pPr>
        <w:pStyle w:val="style0"/>
        <w:jc w:val="both"/>
        <w:rPr>
          <w:sz w:val="24"/>
          <w:szCs w:val="24"/>
        </w:rPr>
      </w:pPr>
      <w:r>
        <w:rPr>
          <w:sz w:val="24"/>
          <w:szCs w:val="24"/>
          <w:lang w:val="en-US"/>
        </w:rPr>
        <w:t>³⁰ ሐሜተኞች፥ አምላክን የሚጠሉ፥ የሚያንገላቱ፥ ትዕቢተኞች፥ ትምክህተኞች፥ ክፋትን የሚፈላለጉ፥ ለወላጆቻቸው የማይታዘዙ፥</w:t>
      </w:r>
    </w:p>
    <w:p>
      <w:pPr>
        <w:pStyle w:val="style0"/>
        <w:jc w:val="both"/>
        <w:rPr>
          <w:sz w:val="24"/>
          <w:szCs w:val="24"/>
        </w:rPr>
      </w:pPr>
      <w:r>
        <w:rPr>
          <w:sz w:val="24"/>
          <w:szCs w:val="24"/>
          <w:lang w:val="en-US"/>
        </w:rPr>
        <w:t>³¹ የማያስተውሉ፥ ውል የሚያፈርሱ፥ ፍቅር የሌላቸው፥ ምሕረት ያጡ ናቸው፤</w:t>
      </w:r>
    </w:p>
    <w:p>
      <w:pPr>
        <w:pStyle w:val="style0"/>
        <w:jc w:val="both"/>
        <w:rPr>
          <w:sz w:val="24"/>
          <w:szCs w:val="24"/>
        </w:rPr>
      </w:pPr>
      <w:r>
        <w:rPr>
          <w:sz w:val="24"/>
          <w:szCs w:val="24"/>
          <w:lang w:val="en-US"/>
        </w:rPr>
        <w:t xml:space="preserve">³² እንደነዚህ ለሚያደርጉት ሞት ይገባቸዋል የሚለውን </w:t>
      </w:r>
      <w:r>
        <w:rPr>
          <w:color w:val="ff0000"/>
          <w:sz w:val="24"/>
          <w:szCs w:val="24"/>
          <w:lang w:val="en-US"/>
        </w:rPr>
        <w:t>የእግዚአብሔርን</w:t>
      </w:r>
      <w:r>
        <w:rPr>
          <w:sz w:val="24"/>
          <w:szCs w:val="24"/>
          <w:lang w:val="en-US"/>
        </w:rPr>
        <w:t xml:space="preserve"> ሕግ እያወቁ እነዚህን ከሚያደርጉ ጋር ይስማማሉ እንጂ አድራጊዎች ብቻ አይደሉም።</w:t>
      </w:r>
    </w:p>
    <w:p>
      <w:pPr>
        <w:pStyle w:val="style0"/>
        <w:jc w:val="both"/>
        <w:rPr>
          <w:sz w:val="24"/>
          <w:szCs w:val="24"/>
        </w:rPr>
      </w:pPr>
      <w:r>
        <w:rPr>
          <w:sz w:val="24"/>
          <w:szCs w:val="24"/>
          <w:lang w:val="en-US"/>
        </w:rPr>
        <w:tab/>
      </w:r>
      <w:r>
        <w:rPr>
          <w:sz w:val="24"/>
          <w:szCs w:val="24"/>
          <w:lang w:val="en-US"/>
        </w:rPr>
        <w:t>ይለናል ቃሉ ይሄን ይመሰክርልናል።</w:t>
      </w:r>
    </w:p>
    <w:p>
      <w:pPr>
        <w:pStyle w:val="style0"/>
        <w:jc w:val="both"/>
        <w:rPr>
          <w:sz w:val="24"/>
          <w:szCs w:val="24"/>
        </w:rPr>
      </w:pPr>
      <w:r>
        <w:rPr>
          <w:sz w:val="24"/>
          <w:szCs w:val="24"/>
          <w:lang w:val="en-US"/>
        </w:rPr>
        <w:tab/>
      </w:r>
      <w:r>
        <w:rPr>
          <w:sz w:val="24"/>
          <w:szCs w:val="24"/>
          <w:lang w:val="en-US"/>
        </w:rPr>
        <w:t xml:space="preserve">ወገኖቼ እንግዲህ ይሄን ተረዳችሁት </w:t>
      </w:r>
      <w:r>
        <w:rPr>
          <w:color w:val="ff0000"/>
          <w:sz w:val="24"/>
          <w:szCs w:val="24"/>
          <w:lang w:val="en-US"/>
        </w:rPr>
        <w:t>እግዚአብሔር</w:t>
      </w:r>
      <w:r>
        <w:rPr>
          <w:sz w:val="24"/>
          <w:szCs w:val="24"/>
          <w:lang w:val="en-US"/>
        </w:rPr>
        <w:t xml:space="preserve"> በዚህ ዘመን ዉስጥ በዚህ ርኩሰት በሞላበት ዘመን ዉስጥ እንኳን እውነትን ለመናገር እውነት ወደ ህዝብ እንዲደርስ ለማድረግ የኛን አንደበት ከፍቶ ይሄው ይናገራል። እኛን ትንሽነታችንን ሳይሆን ትምህርቱን እውነቱን መስማት እውነትን ለማወቅ ለሚፈልግ ልብ ሁሉ ግልፅ ሆኖ ይሄው በብርሃን ይታያል። ወገኖቼ እንደ መነሻችን ወደ መነሻችን ወደ እውነተኛይቱ እምነት ተዋዶ ኦርቶዶክስ እምነት መሰረት ስለሆኑ አምስቱ አዕማደ ሚስጥር እንዝለቅና በጥልቀት እንረዳ።</w:t>
      </w:r>
    </w:p>
    <w:p>
      <w:pPr>
        <w:pStyle w:val="style0"/>
        <w:jc w:val="both"/>
        <w:rPr>
          <w:sz w:val="24"/>
          <w:szCs w:val="24"/>
        </w:rPr>
      </w:pPr>
      <w:r>
        <w:rPr>
          <w:sz w:val="24"/>
          <w:szCs w:val="24"/>
          <w:lang w:val="en-US"/>
        </w:rPr>
        <w:t xml:space="preserve">1ኛ. ሚስጥረ </w:t>
      </w:r>
      <w:r>
        <w:rPr>
          <w:color w:val="ff0000"/>
          <w:sz w:val="24"/>
          <w:szCs w:val="24"/>
          <w:lang w:val="en-US"/>
        </w:rPr>
        <w:t>ሥላሴ</w:t>
      </w:r>
      <w:r>
        <w:rPr>
          <w:sz w:val="24"/>
          <w:szCs w:val="24"/>
          <w:lang w:val="en-US"/>
        </w:rPr>
        <w:t xml:space="preserve"> ነው እንግዲህ። መጀመሪያ እኛ በኢትዮጵያ ኦርቶዶክስ ተዋህዶ ወይም በተዋህዶ ኦርቶዶክስ እምነት ዋናው መሰረቱ እንግዲህ ከዚህ ነው የሚጀምረው።</w:t>
      </w:r>
    </w:p>
    <w:p>
      <w:pPr>
        <w:pStyle w:val="style0"/>
        <w:jc w:val="both"/>
        <w:rPr>
          <w:sz w:val="24"/>
          <w:szCs w:val="24"/>
        </w:rPr>
      </w:pPr>
      <w:r>
        <w:rPr>
          <w:sz w:val="24"/>
          <w:szCs w:val="24"/>
          <w:lang w:val="en-US"/>
        </w:rPr>
        <w:t>የማይታይና ይላል የማይመረመር ሁሉን ማድረግ የሚችል የሚታየውም የማይታየውንም ፍጥረት ሁሉ የፈጠረ፥ ይቅርታውና ቸርነቱ ሁሉ ያልተወሰነ፥ ለዘለአለምም የሚኖር፥ ያለ መጀመሪያና መጨረሻው የማይታወቅ፥ የማይመረመር አንድ አምላክ መኖሩን እናምናለን።</w:t>
      </w:r>
    </w:p>
    <w:p>
      <w:pPr>
        <w:pStyle w:val="style0"/>
        <w:jc w:val="both"/>
        <w:rPr>
          <w:sz w:val="24"/>
          <w:szCs w:val="24"/>
        </w:rPr>
      </w:pPr>
      <w:r>
        <w:rPr>
          <w:sz w:val="24"/>
          <w:szCs w:val="24"/>
          <w:lang w:val="en-US"/>
        </w:rPr>
        <w:t xml:space="preserve">እርሱም በአካላት ሶስት፥ በመለኮት አንድ፥ ነው። ልብ ብላችሁ ያዙ እርሱም በአካላት ሶስት፥ በመለኮት አንድ፥ ነው። በሶስት አካላት </w:t>
      </w:r>
      <w:r>
        <w:rPr>
          <w:color w:val="ff0000"/>
          <w:sz w:val="24"/>
          <w:szCs w:val="24"/>
          <w:lang w:val="en-US"/>
        </w:rPr>
        <w:t>አብ፣ ወልድ፣ መንፈስ ቅዱስ</w:t>
      </w:r>
      <w:r>
        <w:rPr>
          <w:sz w:val="24"/>
          <w:szCs w:val="24"/>
          <w:lang w:val="en-US"/>
        </w:rPr>
        <w:t xml:space="preserve"> ይባላል። ነገር ግን በአንድ መለኮት አምላክ ይባላል።ማን ፈጠረህ? ለሚለው ጥያቄ መልሱ </w:t>
      </w:r>
      <w:r>
        <w:rPr>
          <w:color w:val="ff0000"/>
          <w:sz w:val="24"/>
          <w:szCs w:val="24"/>
          <w:lang w:val="en-US"/>
        </w:rPr>
        <w:t>ሥላሴ</w:t>
      </w:r>
      <w:r>
        <w:rPr>
          <w:sz w:val="24"/>
          <w:szCs w:val="24"/>
          <w:lang w:val="en-US"/>
        </w:rPr>
        <w:t xml:space="preserve">። </w:t>
      </w:r>
      <w:r>
        <w:rPr>
          <w:color w:val="ff0000"/>
          <w:sz w:val="24"/>
          <w:szCs w:val="24"/>
          <w:lang w:val="en-US"/>
        </w:rPr>
        <w:t>ሥላሴ</w:t>
      </w:r>
      <w:r>
        <w:rPr>
          <w:sz w:val="24"/>
          <w:szCs w:val="24"/>
          <w:lang w:val="en-US"/>
        </w:rPr>
        <w:t xml:space="preserve"> ስንት ናቸው? ለሚለው ጥያቄ መልስ አንድም ሶስትም ናቸው።</w:t>
      </w:r>
    </w:p>
    <w:p>
      <w:pPr>
        <w:pStyle w:val="style0"/>
        <w:jc w:val="both"/>
        <w:rPr>
          <w:sz w:val="24"/>
          <w:szCs w:val="24"/>
        </w:rPr>
      </w:pPr>
      <w:r>
        <w:rPr>
          <w:sz w:val="24"/>
          <w:szCs w:val="24"/>
          <w:lang w:val="en-US"/>
        </w:rPr>
        <w:t xml:space="preserve">ሶስትነታቸው እንደምን ነው? ለሚለው ጥያቄ መልሱ በስም፣ በአካል፣ በግብር፥ በስም ሶስትነታቸው እንዴምን ነው? ለሚለው ጥያቄ መሱ </w:t>
      </w:r>
      <w:r>
        <w:rPr>
          <w:color w:val="ff0000"/>
          <w:sz w:val="24"/>
          <w:szCs w:val="24"/>
          <w:lang w:val="en-US"/>
        </w:rPr>
        <w:t>አብ፣ ወልድ፣ መንፈስ ቅዱስ</w:t>
      </w:r>
      <w:r>
        <w:rPr>
          <w:sz w:val="24"/>
          <w:szCs w:val="24"/>
          <w:lang w:val="en-US"/>
        </w:rPr>
        <w:t xml:space="preserve">። በአካል ሶስትነታቸው እንዴት ነው? ለሚለው ጥያቄ መልሱ </w:t>
      </w:r>
      <w:r>
        <w:rPr>
          <w:color w:val="ff0000"/>
          <w:sz w:val="24"/>
          <w:szCs w:val="24"/>
          <w:lang w:val="en-US"/>
        </w:rPr>
        <w:t>ለአብ</w:t>
      </w:r>
      <w:r>
        <w:rPr>
          <w:sz w:val="24"/>
          <w:szCs w:val="24"/>
          <w:lang w:val="en-US"/>
        </w:rPr>
        <w:t xml:space="preserve"> ፍፁም አካል፣ ፍፁም ገፅ፣ ፍፁም መልክ አለው፤ </w:t>
      </w:r>
      <w:r>
        <w:rPr>
          <w:color w:val="ff0000"/>
          <w:sz w:val="24"/>
          <w:szCs w:val="24"/>
          <w:lang w:val="en-US"/>
        </w:rPr>
        <w:t>ለወልድም</w:t>
      </w:r>
      <w:r>
        <w:rPr>
          <w:sz w:val="24"/>
          <w:szCs w:val="24"/>
          <w:lang w:val="en-US"/>
        </w:rPr>
        <w:t xml:space="preserve"> ፍፁም አካል፣ ፍፁም ገፅ፣ ፍፁም መልክ አለው፤ </w:t>
      </w:r>
      <w:r>
        <w:rPr>
          <w:color w:val="ff0000"/>
          <w:sz w:val="24"/>
          <w:szCs w:val="24"/>
          <w:lang w:val="en-US"/>
        </w:rPr>
        <w:t>ለመንፈስ ቅዱስም</w:t>
      </w:r>
      <w:r>
        <w:rPr>
          <w:sz w:val="24"/>
          <w:szCs w:val="24"/>
          <w:lang w:val="en-US"/>
        </w:rPr>
        <w:t xml:space="preserve"> ፍፁም አካል፣ ፍፁም ገፅ፣ ፍፁም መልክ አለው። በግብር ሶስትነታቸው እንደምን ነው? </w:t>
      </w:r>
      <w:r>
        <w:rPr>
          <w:color w:val="ff0000"/>
          <w:sz w:val="24"/>
          <w:szCs w:val="24"/>
          <w:lang w:val="en-US"/>
        </w:rPr>
        <w:t>አብ</w:t>
      </w:r>
      <w:r>
        <w:rPr>
          <w:sz w:val="24"/>
          <w:szCs w:val="24"/>
          <w:lang w:val="en-US"/>
        </w:rPr>
        <w:t xml:space="preserve"> ወላዲ ነው፥ </w:t>
      </w:r>
      <w:r>
        <w:rPr>
          <w:color w:val="ff0000"/>
          <w:sz w:val="24"/>
          <w:szCs w:val="24"/>
          <w:lang w:val="en-US"/>
        </w:rPr>
        <w:t>ወልድ</w:t>
      </w:r>
      <w:r>
        <w:rPr>
          <w:sz w:val="24"/>
          <w:szCs w:val="24"/>
          <w:lang w:val="en-US"/>
        </w:rPr>
        <w:t xml:space="preserve"> ተወላዲ ነው፥ </w:t>
      </w:r>
      <w:r>
        <w:rPr>
          <w:color w:val="ff0000"/>
          <w:sz w:val="24"/>
          <w:szCs w:val="24"/>
          <w:lang w:val="en-US"/>
        </w:rPr>
        <w:t>መንፈድ ቅዱስ</w:t>
      </w:r>
      <w:r>
        <w:rPr>
          <w:sz w:val="24"/>
          <w:szCs w:val="24"/>
          <w:lang w:val="en-US"/>
        </w:rPr>
        <w:t xml:space="preserve"> ሰራፂ ነው ይለናን።</w:t>
      </w:r>
    </w:p>
    <w:p>
      <w:pPr>
        <w:pStyle w:val="style0"/>
        <w:jc w:val="both"/>
        <w:rPr>
          <w:sz w:val="24"/>
          <w:szCs w:val="24"/>
        </w:rPr>
      </w:pPr>
      <w:r>
        <w:rPr>
          <w:color w:val="ff0000"/>
          <w:sz w:val="24"/>
          <w:szCs w:val="24"/>
          <w:lang w:val="en-US"/>
        </w:rPr>
        <w:t>አብ</w:t>
      </w:r>
      <w:r>
        <w:rPr>
          <w:sz w:val="24"/>
          <w:szCs w:val="24"/>
          <w:lang w:val="en-US"/>
        </w:rPr>
        <w:t xml:space="preserve"> ቢወልድ፣ ቢያሰርፅ እንጅ አይወለድም አይሰርፅም፤ ይሄን ልብ ብላችሁ ያዙ። </w:t>
      </w:r>
      <w:r>
        <w:rPr>
          <w:color w:val="ff0000"/>
          <w:sz w:val="24"/>
          <w:szCs w:val="24"/>
          <w:lang w:val="en-US"/>
        </w:rPr>
        <w:t>ወልድም</w:t>
      </w:r>
      <w:r>
        <w:rPr>
          <w:sz w:val="24"/>
          <w:szCs w:val="24"/>
          <w:lang w:val="en-US"/>
        </w:rPr>
        <w:t xml:space="preserve"> ቢወለድ እንጅ አይወልድም፣ አይሰርፅም፣ አያሰርፅም፥ </w:t>
      </w:r>
      <w:r>
        <w:rPr>
          <w:color w:val="ff0000"/>
          <w:sz w:val="24"/>
          <w:szCs w:val="24"/>
          <w:lang w:val="en-US"/>
        </w:rPr>
        <w:t>መንፈስቅዱስም</w:t>
      </w:r>
      <w:r>
        <w:rPr>
          <w:sz w:val="24"/>
          <w:szCs w:val="24"/>
          <w:lang w:val="en-US"/>
        </w:rPr>
        <w:t xml:space="preserve"> ቢሰርፅ አንጅ አይወለድም፣ አይወልድም፣ አያሰርፅም። አንድነታቸው እንደምን ነው? ለሚለው ጥያቄ መልሱ በባህርይ፥ አንድነታቸው እንደምን ነው? ለሚለው ጥያቄ መልሱ በባህርይ፣ በህልውና፣ በስፋት፣ በምላት፣ በርቀት፣ በመለኮት፣ በልብ፣ በቃል፣ በእስትንፋስ፥ ይህን በመሰለ ሁሉ አንድ ናቸው። </w:t>
      </w:r>
      <w:r>
        <w:rPr>
          <w:color w:val="ff0000"/>
          <w:sz w:val="24"/>
          <w:szCs w:val="24"/>
          <w:lang w:val="en-US"/>
        </w:rPr>
        <w:t>አብ</w:t>
      </w:r>
      <w:r>
        <w:rPr>
          <w:sz w:val="24"/>
          <w:szCs w:val="24"/>
          <w:lang w:val="en-US"/>
        </w:rPr>
        <w:t xml:space="preserve"> ማለት ምን ማለት ነው? ለሚለው ጥያቄ መልሱ አባት፥ የማን አባት? ለሚለው ጥያቄ መልሱ </w:t>
      </w:r>
      <w:r>
        <w:rPr>
          <w:color w:val="ff0000"/>
          <w:sz w:val="24"/>
          <w:szCs w:val="24"/>
          <w:lang w:val="en-US"/>
        </w:rPr>
        <w:t>የወልድ</w:t>
      </w:r>
      <w:r>
        <w:rPr>
          <w:sz w:val="24"/>
          <w:szCs w:val="24"/>
          <w:lang w:val="en-US"/>
        </w:rPr>
        <w:t xml:space="preserve">፥ </w:t>
      </w:r>
      <w:r>
        <w:rPr>
          <w:color w:val="ff0000"/>
          <w:sz w:val="24"/>
          <w:szCs w:val="24"/>
          <w:lang w:val="en-US"/>
        </w:rPr>
        <w:t>ወልድ</w:t>
      </w:r>
      <w:r>
        <w:rPr>
          <w:sz w:val="24"/>
          <w:szCs w:val="24"/>
          <w:lang w:val="en-US"/>
        </w:rPr>
        <w:t xml:space="preserve"> ምን ማለት ነው? ለሚለው ጥያቄ መልሱ ልጅ ነው፥ የማን ልጅ ነው? ለሚለው ጥያቄ መልሱ </w:t>
      </w:r>
      <w:r>
        <w:rPr>
          <w:color w:val="ff0000"/>
          <w:sz w:val="24"/>
          <w:szCs w:val="24"/>
          <w:lang w:val="en-US"/>
        </w:rPr>
        <w:t>የአብ</w:t>
      </w:r>
      <w:r>
        <w:rPr>
          <w:sz w:val="24"/>
          <w:szCs w:val="24"/>
          <w:lang w:val="en-US"/>
        </w:rPr>
        <w:t xml:space="preserve"> ልጅ ነው፥ </w:t>
      </w:r>
      <w:r>
        <w:rPr>
          <w:color w:val="ff0000"/>
          <w:sz w:val="24"/>
          <w:szCs w:val="24"/>
          <w:lang w:val="en-US"/>
        </w:rPr>
        <w:t>መንፈስ ቅዱስ</w:t>
      </w:r>
      <w:r>
        <w:rPr>
          <w:sz w:val="24"/>
          <w:szCs w:val="24"/>
          <w:lang w:val="en-US"/>
        </w:rPr>
        <w:t xml:space="preserve"> ማለት ምን ማለት ነው? ለሚለው ጥያቄ መልሱ ሰራፂ ነው፥ ከማን የሰረፀ? ለሚለው ጥያቄ መልሱ </w:t>
      </w:r>
      <w:r>
        <w:rPr>
          <w:color w:val="ff0000"/>
          <w:sz w:val="24"/>
          <w:szCs w:val="24"/>
          <w:lang w:val="en-US"/>
        </w:rPr>
        <w:t>ከአብ</w:t>
      </w:r>
      <w:r>
        <w:rPr>
          <w:sz w:val="24"/>
          <w:szCs w:val="24"/>
          <w:lang w:val="en-US"/>
        </w:rPr>
        <w:t xml:space="preserve"> ነው።</w:t>
      </w:r>
    </w:p>
    <w:p>
      <w:pPr>
        <w:pStyle w:val="style0"/>
        <w:jc w:val="both"/>
        <w:rPr>
          <w:sz w:val="24"/>
          <w:szCs w:val="24"/>
        </w:rPr>
      </w:pPr>
      <w:r>
        <w:rPr>
          <w:color w:val="ff0000"/>
          <w:sz w:val="24"/>
          <w:szCs w:val="24"/>
          <w:lang w:val="en-US"/>
        </w:rPr>
        <w:t>አብ ወልድን</w:t>
      </w:r>
      <w:r>
        <w:rPr>
          <w:sz w:val="24"/>
          <w:szCs w:val="24"/>
          <w:lang w:val="en-US"/>
        </w:rPr>
        <w:t xml:space="preserve"> ከወለደው፣ </w:t>
      </w:r>
      <w:r>
        <w:rPr>
          <w:color w:val="ff0000"/>
          <w:sz w:val="24"/>
          <w:szCs w:val="24"/>
          <w:lang w:val="en-US"/>
        </w:rPr>
        <w:t>መንፈስ ቅዱስን</w:t>
      </w:r>
      <w:r>
        <w:rPr>
          <w:sz w:val="24"/>
          <w:szCs w:val="24"/>
          <w:lang w:val="en-US"/>
        </w:rPr>
        <w:t xml:space="preserve"> ካሰረፀው አይልቃቸውምን? ወይም አይቀድማቸውምን? ለሚለው ጥያቄ መልሱ አይልቃቸውም፣ አይቀድማቸውም፥ ለዚህ ምን ምስክር ወይም ማስረጃ አለ?  ለሚለው ጥያቄ መልሱ </w:t>
      </w:r>
      <w:r>
        <w:rPr>
          <w:color w:val="ff0000"/>
          <w:sz w:val="24"/>
          <w:szCs w:val="24"/>
          <w:lang w:val="en-US"/>
        </w:rPr>
        <w:t>የሥላሴ</w:t>
      </w:r>
      <w:r>
        <w:rPr>
          <w:sz w:val="24"/>
          <w:szCs w:val="24"/>
          <w:lang w:val="en-US"/>
        </w:rPr>
        <w:t xml:space="preserve"> ቅድምናቸው አንዲት ናት፥ በቅድምና ትክክል ናቸው፥ እንዳለ ኤራቅሊስ። በስም፣ በአካል፣ በግብር ሶስት ናቸው ካልህ ሶስት አምላክ ትላለህን? ለሚለው ጥያቄ መልሱ አንድ አምላክ እላለሁ እንጅ ሶስት አምላክ አልልም፥ ለዚህ ምን ምስክር አለህ? ለሚለው ጥያቄ መልሱ </w:t>
      </w:r>
      <w:r>
        <w:rPr>
          <w:color w:val="ff0000"/>
          <w:sz w:val="24"/>
          <w:szCs w:val="24"/>
          <w:lang w:val="en-US"/>
        </w:rPr>
        <w:t>አብ</w:t>
      </w:r>
      <w:r>
        <w:rPr>
          <w:sz w:val="24"/>
          <w:szCs w:val="24"/>
          <w:lang w:val="en-US"/>
        </w:rPr>
        <w:t xml:space="preserve"> አምላክ ነው፥ </w:t>
      </w:r>
      <w:r>
        <w:rPr>
          <w:color w:val="ff0000"/>
          <w:sz w:val="24"/>
          <w:szCs w:val="24"/>
          <w:lang w:val="en-US"/>
        </w:rPr>
        <w:t>ወልድም</w:t>
      </w:r>
      <w:r>
        <w:rPr>
          <w:sz w:val="24"/>
          <w:szCs w:val="24"/>
          <w:lang w:val="en-US"/>
        </w:rPr>
        <w:t xml:space="preserve"> አምላክ ነው፥ </w:t>
      </w:r>
      <w:r>
        <w:rPr>
          <w:color w:val="ff0000"/>
          <w:sz w:val="24"/>
          <w:szCs w:val="24"/>
          <w:lang w:val="en-US"/>
        </w:rPr>
        <w:t>መንፈስ ቅዱስ</w:t>
      </w:r>
      <w:r>
        <w:rPr>
          <w:sz w:val="24"/>
          <w:szCs w:val="24"/>
          <w:lang w:val="en-US"/>
        </w:rPr>
        <w:t xml:space="preserve"> አምላክ ነው ግን አንድ አምላክ ናቸው እንጅ ሶስት አማልክት አይባሉም እንዳለ አትናቴዎስ በሃይማኖተ አበው። </w:t>
      </w:r>
      <w:r>
        <w:rPr>
          <w:color w:val="ff0000"/>
          <w:sz w:val="24"/>
          <w:szCs w:val="24"/>
          <w:lang w:val="en-US"/>
        </w:rPr>
        <w:t>የአብ</w:t>
      </w:r>
      <w:r>
        <w:rPr>
          <w:sz w:val="24"/>
          <w:szCs w:val="24"/>
          <w:lang w:val="en-US"/>
        </w:rPr>
        <w:t xml:space="preserve"> ስም ተለውጦ</w:t>
      </w:r>
      <w:r>
        <w:rPr>
          <w:color w:val="ff0000"/>
          <w:sz w:val="24"/>
          <w:szCs w:val="24"/>
          <w:lang w:val="en-US"/>
        </w:rPr>
        <w:t xml:space="preserve"> ወልድ፣ መንፈስ ቅዱስ</w:t>
      </w:r>
      <w:r>
        <w:rPr>
          <w:sz w:val="24"/>
          <w:szCs w:val="24"/>
          <w:lang w:val="en-US"/>
        </w:rPr>
        <w:t xml:space="preserve"> ይባላልን? ለሚለው እንዲሁም </w:t>
      </w:r>
      <w:r>
        <w:rPr>
          <w:color w:val="ff0000"/>
          <w:sz w:val="24"/>
          <w:szCs w:val="24"/>
          <w:lang w:val="en-US"/>
        </w:rPr>
        <w:t>የወልድ</w:t>
      </w:r>
      <w:r>
        <w:rPr>
          <w:sz w:val="24"/>
          <w:szCs w:val="24"/>
          <w:lang w:val="en-US"/>
        </w:rPr>
        <w:t xml:space="preserve"> ስም ተለውጦ </w:t>
      </w:r>
      <w:r>
        <w:rPr>
          <w:color w:val="ff0000"/>
          <w:sz w:val="24"/>
          <w:szCs w:val="24"/>
          <w:lang w:val="en-US"/>
        </w:rPr>
        <w:t>አብ፣ መንፈስቅዱስ</w:t>
      </w:r>
      <w:r>
        <w:rPr>
          <w:sz w:val="24"/>
          <w:szCs w:val="24"/>
          <w:lang w:val="en-US"/>
        </w:rPr>
        <w:t xml:space="preserve"> ይባላልን? አንዲሁም </w:t>
      </w:r>
      <w:r>
        <w:rPr>
          <w:color w:val="ff0000"/>
          <w:sz w:val="24"/>
          <w:szCs w:val="24"/>
          <w:lang w:val="en-US"/>
        </w:rPr>
        <w:t>የመንፈስ ቅዱስ</w:t>
      </w:r>
      <w:r>
        <w:rPr>
          <w:sz w:val="24"/>
          <w:szCs w:val="24"/>
          <w:lang w:val="en-US"/>
        </w:rPr>
        <w:t xml:space="preserve"> ስም ተለውጦ </w:t>
      </w:r>
      <w:r>
        <w:rPr>
          <w:color w:val="ff0000"/>
          <w:sz w:val="24"/>
          <w:szCs w:val="24"/>
          <w:lang w:val="en-US"/>
        </w:rPr>
        <w:t>አብ፣ ወልድ</w:t>
      </w:r>
      <w:r>
        <w:rPr>
          <w:sz w:val="24"/>
          <w:szCs w:val="24"/>
          <w:lang w:val="en-US"/>
        </w:rPr>
        <w:t xml:space="preserve"> ይባላልን? ለሚለው ጥያቄ መልሱ፥ </w:t>
      </w:r>
      <w:r>
        <w:rPr>
          <w:color w:val="ff0000"/>
          <w:sz w:val="24"/>
          <w:szCs w:val="24"/>
          <w:lang w:val="en-US"/>
        </w:rPr>
        <w:t>አብ</w:t>
      </w:r>
      <w:r>
        <w:rPr>
          <w:sz w:val="24"/>
          <w:szCs w:val="24"/>
          <w:lang w:val="en-US"/>
        </w:rPr>
        <w:t xml:space="preserve"> </w:t>
      </w:r>
      <w:r>
        <w:rPr>
          <w:color w:val="ff0000"/>
          <w:sz w:val="24"/>
          <w:szCs w:val="24"/>
          <w:lang w:val="en-US"/>
        </w:rPr>
        <w:t>አብ</w:t>
      </w:r>
      <w:r>
        <w:rPr>
          <w:sz w:val="24"/>
          <w:szCs w:val="24"/>
          <w:lang w:val="en-US"/>
        </w:rPr>
        <w:t xml:space="preserve"> ቢባል እንጅ </w:t>
      </w:r>
      <w:r>
        <w:rPr>
          <w:color w:val="ff0000"/>
          <w:sz w:val="24"/>
          <w:szCs w:val="24"/>
          <w:lang w:val="en-US"/>
        </w:rPr>
        <w:t>ወልድ፣ መንፈስ ቅዱስ</w:t>
      </w:r>
      <w:r>
        <w:rPr>
          <w:sz w:val="24"/>
          <w:szCs w:val="24"/>
          <w:lang w:val="en-US"/>
        </w:rPr>
        <w:t xml:space="preserve"> አይባልም፥ እንዲሁም</w:t>
      </w:r>
      <w:r>
        <w:rPr>
          <w:color w:val="ff0000"/>
          <w:sz w:val="24"/>
          <w:szCs w:val="24"/>
          <w:lang w:val="en-US"/>
        </w:rPr>
        <w:t xml:space="preserve"> ወልድ ወልድ</w:t>
      </w:r>
      <w:r>
        <w:rPr>
          <w:sz w:val="24"/>
          <w:szCs w:val="24"/>
          <w:lang w:val="en-US"/>
        </w:rPr>
        <w:t xml:space="preserve"> ቢባል እንጅ </w:t>
      </w:r>
      <w:r>
        <w:rPr>
          <w:color w:val="ff0000"/>
          <w:sz w:val="24"/>
          <w:szCs w:val="24"/>
          <w:lang w:val="en-US"/>
        </w:rPr>
        <w:t>አብ፣ መንፈስቅዱስ</w:t>
      </w:r>
      <w:r>
        <w:rPr>
          <w:sz w:val="24"/>
          <w:szCs w:val="24"/>
          <w:lang w:val="en-US"/>
        </w:rPr>
        <w:t xml:space="preserve"> አይባልም፥ እንዲሁ </w:t>
      </w:r>
      <w:r>
        <w:rPr>
          <w:color w:val="ff0000"/>
          <w:sz w:val="24"/>
          <w:szCs w:val="24"/>
          <w:lang w:val="en-US"/>
        </w:rPr>
        <w:t xml:space="preserve">መንፈስ ቅዱስ መንፈስ ቅዱስ </w:t>
      </w:r>
      <w:r>
        <w:rPr>
          <w:sz w:val="24"/>
          <w:szCs w:val="24"/>
          <w:lang w:val="en-US"/>
        </w:rPr>
        <w:t>ቢባል እንጅ</w:t>
      </w:r>
      <w:r>
        <w:rPr>
          <w:color w:val="ff0000"/>
          <w:sz w:val="24"/>
          <w:szCs w:val="24"/>
          <w:lang w:val="en-US"/>
        </w:rPr>
        <w:t xml:space="preserve"> አብ፣ ወልድ</w:t>
      </w:r>
      <w:r>
        <w:rPr>
          <w:sz w:val="24"/>
          <w:szCs w:val="24"/>
          <w:lang w:val="en-US"/>
        </w:rPr>
        <w:t xml:space="preserve"> አይባልም። ለዚህም ምን ምስክር አለህ? ለሚለው ጥያቄ መልሱ </w:t>
      </w:r>
      <w:r>
        <w:rPr>
          <w:color w:val="ff0000"/>
          <w:sz w:val="24"/>
          <w:szCs w:val="24"/>
          <w:lang w:val="en-US"/>
        </w:rPr>
        <w:t>የአብ</w:t>
      </w:r>
      <w:r>
        <w:rPr>
          <w:sz w:val="24"/>
          <w:szCs w:val="24"/>
          <w:lang w:val="en-US"/>
        </w:rPr>
        <w:t xml:space="preserve"> ስም </w:t>
      </w:r>
      <w:r>
        <w:rPr>
          <w:color w:val="ff0000"/>
          <w:sz w:val="24"/>
          <w:szCs w:val="24"/>
          <w:lang w:val="en-US"/>
        </w:rPr>
        <w:t xml:space="preserve">የወልድን፣ የመንፈስ ቅዱስን </w:t>
      </w:r>
      <w:r>
        <w:rPr>
          <w:sz w:val="24"/>
          <w:szCs w:val="24"/>
          <w:lang w:val="en-US"/>
        </w:rPr>
        <w:t xml:space="preserve">ስም ለመሆን አይለወጥም፥ </w:t>
      </w:r>
      <w:r>
        <w:rPr>
          <w:color w:val="ff0000"/>
          <w:sz w:val="24"/>
          <w:szCs w:val="24"/>
          <w:lang w:val="en-US"/>
        </w:rPr>
        <w:t>የወልድ</w:t>
      </w:r>
      <w:r>
        <w:rPr>
          <w:sz w:val="24"/>
          <w:szCs w:val="24"/>
          <w:lang w:val="en-US"/>
        </w:rPr>
        <w:t xml:space="preserve"> ስም</w:t>
      </w:r>
      <w:r>
        <w:rPr>
          <w:color w:val="ff0000"/>
          <w:sz w:val="24"/>
          <w:szCs w:val="24"/>
          <w:lang w:val="en-US"/>
        </w:rPr>
        <w:t xml:space="preserve"> የአብ፣ የመንፈስ</w:t>
      </w:r>
      <w:r>
        <w:rPr>
          <w:sz w:val="24"/>
          <w:szCs w:val="24"/>
          <w:lang w:val="en-US"/>
        </w:rPr>
        <w:t xml:space="preserve"> </w:t>
      </w:r>
      <w:r>
        <w:rPr>
          <w:color w:val="ff0000"/>
          <w:sz w:val="24"/>
          <w:szCs w:val="24"/>
          <w:lang w:val="en-US"/>
        </w:rPr>
        <w:t>ቅዱስን</w:t>
      </w:r>
      <w:r>
        <w:rPr>
          <w:sz w:val="24"/>
          <w:szCs w:val="24"/>
          <w:lang w:val="en-US"/>
        </w:rPr>
        <w:t xml:space="preserve"> ስም ለመሆን አይለወጥም፥ </w:t>
      </w:r>
      <w:r>
        <w:rPr>
          <w:color w:val="ff0000"/>
          <w:sz w:val="24"/>
          <w:szCs w:val="24"/>
          <w:lang w:val="en-US"/>
        </w:rPr>
        <w:t xml:space="preserve">የመንፈስ ቅዱስ </w:t>
      </w:r>
      <w:r>
        <w:rPr>
          <w:sz w:val="24"/>
          <w:szCs w:val="24"/>
          <w:lang w:val="en-US"/>
        </w:rPr>
        <w:t xml:space="preserve">ስም </w:t>
      </w:r>
      <w:r>
        <w:rPr>
          <w:color w:val="ff0000"/>
          <w:sz w:val="24"/>
          <w:szCs w:val="24"/>
          <w:lang w:val="en-US"/>
        </w:rPr>
        <w:t xml:space="preserve">የአብ፣ የወልድን </w:t>
      </w:r>
      <w:r>
        <w:rPr>
          <w:sz w:val="24"/>
          <w:szCs w:val="24"/>
          <w:lang w:val="en-US"/>
        </w:rPr>
        <w:t>ስም ለመሆን አይለወጥም ብሎ አግናጤዎስ በ</w:t>
      </w:r>
      <w:del w:id="63" w:author="ZTE Blade L8" w:date="2024-06-18T06:13:00Z">
        <w:r w:rsidDel="23E3B0DC">
          <w:rPr>
            <w:sz w:val="24"/>
            <w:szCs w:val="24"/>
            <w:lang w:val="en-US"/>
          </w:rPr>
          <w:delText>ሃይማኖት</w:delText>
        </w:r>
      </w:del>
      <w:ins w:id="64" w:author="ZTE Blade L8" w:date="2024-06-18T06:13:00Z">
        <w:r w:rsidR="CCD4EA1C">
          <w:rPr>
            <w:sz w:val="24"/>
            <w:szCs w:val="24"/>
            <w:lang w:val="en-US"/>
          </w:rPr>
          <w:t>ኃይማኖት</w:t>
        </w:r>
      </w:ins>
      <w:r>
        <w:rPr>
          <w:sz w:val="24"/>
          <w:szCs w:val="24"/>
          <w:lang w:val="en-US"/>
        </w:rPr>
        <w:t xml:space="preserve"> አበው ተናግሯል። እንግዲህ ሚስጥረ </w:t>
      </w:r>
      <w:r>
        <w:rPr>
          <w:color w:val="ff0000"/>
          <w:sz w:val="24"/>
          <w:szCs w:val="24"/>
          <w:lang w:val="en-US"/>
        </w:rPr>
        <w:t>ሥላሴ</w:t>
      </w:r>
      <w:r>
        <w:rPr>
          <w:sz w:val="24"/>
          <w:szCs w:val="24"/>
          <w:lang w:val="en-US"/>
        </w:rPr>
        <w:t xml:space="preserve"> እንዲህ ነው ይለናን እንግዲህ በፀሎታችን መፅሃፍ ዉስጥ የምታገኙት ነው። ይሄ ጠቅለል ብሎ በጥቅሉ የተነገረ ቃል ነው። ዝርዝር ዉስጥ ስንገባ ግን ሰፊ ነው። በተለይ </w:t>
      </w:r>
      <w:del w:id="65" w:author="ZTE Blade L8" w:date="2024-06-18T06:13:00Z">
        <w:r w:rsidDel="93A5C7B6">
          <w:rPr>
            <w:sz w:val="24"/>
            <w:szCs w:val="24"/>
            <w:lang w:val="en-US"/>
          </w:rPr>
          <w:delText>ሃይማኖት</w:delText>
        </w:r>
      </w:del>
      <w:ins w:id="66" w:author="ZTE Blade L8" w:date="2024-06-18T06:13:00Z">
        <w:r w:rsidR="91C03A38">
          <w:rPr>
            <w:sz w:val="24"/>
            <w:szCs w:val="24"/>
            <w:lang w:val="en-US"/>
          </w:rPr>
          <w:t>ኃይማኖት</w:t>
        </w:r>
      </w:ins>
      <w:r>
        <w:rPr>
          <w:sz w:val="24"/>
          <w:szCs w:val="24"/>
          <w:lang w:val="en-US"/>
        </w:rPr>
        <w:t xml:space="preserve"> አበው። ይሄንን </w:t>
      </w:r>
      <w:del w:id="67" w:author="ZTE Blade L8" w:date="2024-06-18T06:13:00Z">
        <w:r w:rsidDel="CB957DEA">
          <w:rPr>
            <w:sz w:val="24"/>
            <w:szCs w:val="24"/>
            <w:lang w:val="en-US"/>
          </w:rPr>
          <w:delText>ሃይማኖት</w:delText>
        </w:r>
      </w:del>
      <w:ins w:id="68" w:author="ZTE Blade L8" w:date="2024-06-18T06:13:00Z">
        <w:r w:rsidR="AB2ADE8D">
          <w:rPr>
            <w:sz w:val="24"/>
            <w:szCs w:val="24"/>
            <w:lang w:val="en-US"/>
          </w:rPr>
          <w:t>ኃይማኖት</w:t>
        </w:r>
      </w:ins>
      <w:r>
        <w:rPr>
          <w:sz w:val="24"/>
          <w:szCs w:val="24"/>
          <w:lang w:val="en-US"/>
        </w:rPr>
        <w:t xml:space="preserve"> አበው ስንል የአባቶቻችን </w:t>
      </w:r>
      <w:del w:id="69" w:author="ZTE Blade L8" w:date="2024-06-18T06:13:00Z">
        <w:r w:rsidDel="488465BE">
          <w:rPr>
            <w:sz w:val="24"/>
            <w:szCs w:val="24"/>
            <w:lang w:val="en-US"/>
          </w:rPr>
          <w:delText>ሃይማኖት</w:delText>
        </w:r>
      </w:del>
      <w:ins w:id="70" w:author="ZTE Blade L8" w:date="2024-06-18T06:13:00Z">
        <w:r w:rsidR="0ACBBC0E">
          <w:rPr>
            <w:sz w:val="24"/>
            <w:szCs w:val="24"/>
            <w:lang w:val="en-US"/>
          </w:rPr>
          <w:t>ኃይማኖት</w:t>
        </w:r>
      </w:ins>
      <w:r>
        <w:rPr>
          <w:sz w:val="24"/>
          <w:szCs w:val="24"/>
          <w:lang w:val="en-US"/>
        </w:rPr>
        <w:t xml:space="preserve"> ማለት ነው።</w:t>
      </w:r>
    </w:p>
    <w:p>
      <w:pPr>
        <w:pStyle w:val="style0"/>
        <w:jc w:val="both"/>
        <w:rPr>
          <w:sz w:val="24"/>
          <w:szCs w:val="24"/>
        </w:rPr>
      </w:pPr>
      <w:r>
        <w:rPr>
          <w:color w:val="ff0000"/>
          <w:sz w:val="24"/>
          <w:szCs w:val="24"/>
          <w:lang w:val="en-US"/>
        </w:rPr>
        <w:t>እግዚአብሔር</w:t>
      </w:r>
      <w:r>
        <w:rPr>
          <w:sz w:val="24"/>
          <w:szCs w:val="24"/>
          <w:lang w:val="en-US"/>
        </w:rPr>
        <w:t xml:space="preserve"> ያስተማራቸውን በትክክል ኖረውበት አፅንተውት ያለፉትና፣ ደንግገው ትምህርቱን አፅንተው እውነትን ተናግረው፣ ተርጉመውት ወደ እውነትም ለውጠውት ትክክለኛውን እኛ ልጆቻቸው እንወርስ ዘንድ ያቆዩን ታላቁ የእምነታችን መሰረት ያለበት፣ ቃል ያለበት የሃይማኖተ አበው መፅሃፍ ነው። ይሄንን ነው እንግዲህ በዚህ </w:t>
      </w:r>
      <w:r w:rsidRPr="B7D87C67">
        <w:rPr>
          <w:color w:val="ff0000"/>
          <w:sz w:val="24"/>
          <w:szCs w:val="24"/>
          <w:lang w:val="en-US"/>
          <w:rPrChange w:id="71" w:author="ZTE Blade L8" w:date="2024-06-18T06:09:00Z">
            <w:rPr>
              <w:sz w:val="24"/>
              <w:szCs w:val="24"/>
              <w:lang w:val="en-US"/>
            </w:rPr>
          </w:rPrChange>
        </w:rPr>
        <w:t>የሥላሴ</w:t>
      </w:r>
      <w:r>
        <w:rPr>
          <w:sz w:val="24"/>
          <w:szCs w:val="24"/>
          <w:lang w:val="en-US"/>
        </w:rPr>
        <w:t xml:space="preserve"> ሚስጥር በሚለው ላይ እንደ ምስክና አስረጅ ሆኖ የተጠቀሰው። ይሄንን ደሞ እንሄድበታለን ዝርዝሩን።</w:t>
      </w:r>
    </w:p>
    <w:p>
      <w:pPr>
        <w:pStyle w:val="style0"/>
        <w:jc w:val="both"/>
        <w:rPr>
          <w:sz w:val="24"/>
          <w:szCs w:val="24"/>
        </w:rPr>
      </w:pPr>
      <w:r>
        <w:rPr>
          <w:sz w:val="24"/>
          <w:szCs w:val="24"/>
          <w:lang w:val="en-US"/>
        </w:rPr>
        <w:t xml:space="preserve">አሁን የሚስጥረ </w:t>
      </w:r>
      <w:r>
        <w:rPr>
          <w:color w:val="ff0000"/>
          <w:sz w:val="24"/>
          <w:szCs w:val="24"/>
          <w:lang w:val="en-US"/>
        </w:rPr>
        <w:t>ሥላሴን</w:t>
      </w:r>
      <w:r>
        <w:rPr>
          <w:sz w:val="24"/>
          <w:szCs w:val="24"/>
          <w:lang w:val="en-US"/>
        </w:rPr>
        <w:t xml:space="preserve"> ዝርዝር ከሚስጥረ ስጋዌ ልንለየው አንችልም ሁለቱ ተመጋጋቢ የሚስጥር ቋት ናቸው። ሁሉም በዛ ዉስጥ ነው ያሉ። ስለዚህ ሚስጥረ ስጋዌን ጨርሰን ከዛ በኋላ ወደ ኃይማኖተ አበው ሄደን </w:t>
      </w:r>
      <w:r>
        <w:rPr>
          <w:color w:val="ff0000"/>
          <w:sz w:val="24"/>
          <w:szCs w:val="24"/>
          <w:lang w:val="en-US"/>
        </w:rPr>
        <w:t>ከእግዚአብሔር</w:t>
      </w:r>
      <w:r>
        <w:rPr>
          <w:sz w:val="24"/>
          <w:szCs w:val="24"/>
          <w:lang w:val="en-US"/>
        </w:rPr>
        <w:t xml:space="preserve"> ቃል ከሰማንያ አሐዱም ዉስጥ ያለውን እያመጋገብንና እያዋሃድን፣ እያነፃፀርን በሚገባ እናየዋለን መሰረቱ ይህ ስለሆነ። ሁሉም ምዕመን በጥልቀት ሊረዳው የሚገባው ስለሆነ ማንም እንዳያደናቅፈው፣ ማንም መስመር እንዳያስወጣው የሚያግዘው የሚያበረታው አፅንቶ የሚያቆመው ቃል ይህ ስለሆነ።</w:t>
      </w:r>
    </w:p>
    <w:p>
      <w:pPr>
        <w:pStyle w:val="style0"/>
        <w:jc w:val="both"/>
        <w:rPr>
          <w:sz w:val="24"/>
          <w:szCs w:val="24"/>
        </w:rPr>
      </w:pPr>
      <w:r>
        <w:rPr>
          <w:sz w:val="24"/>
          <w:szCs w:val="24"/>
          <w:lang w:val="en-US"/>
        </w:rPr>
        <w:t xml:space="preserve">ሚስጥረ ስጋዌ ምንድን ነው? አለም ሳይፈጠር </w:t>
      </w:r>
      <w:r>
        <w:rPr>
          <w:color w:val="ff0000"/>
          <w:sz w:val="24"/>
          <w:szCs w:val="24"/>
          <w:lang w:val="en-US"/>
        </w:rPr>
        <w:t>ከአብ</w:t>
      </w:r>
      <w:r>
        <w:rPr>
          <w:sz w:val="24"/>
          <w:szCs w:val="24"/>
          <w:lang w:val="en-US"/>
        </w:rPr>
        <w:t xml:space="preserve"> ባህርይ የተወልደ </w:t>
      </w:r>
      <w:r>
        <w:rPr>
          <w:color w:val="ff0000"/>
          <w:sz w:val="24"/>
          <w:szCs w:val="24"/>
          <w:lang w:val="en-US"/>
        </w:rPr>
        <w:t>የእግዚአብሔር</w:t>
      </w:r>
      <w:r>
        <w:rPr>
          <w:sz w:val="24"/>
          <w:szCs w:val="24"/>
          <w:lang w:val="en-US"/>
        </w:rPr>
        <w:t xml:space="preserve"> ቃል ወይም </w:t>
      </w:r>
      <w:r>
        <w:rPr>
          <w:color w:val="ff0000"/>
          <w:sz w:val="24"/>
          <w:szCs w:val="24"/>
          <w:lang w:val="en-US"/>
        </w:rPr>
        <w:t>ወልድ</w:t>
      </w:r>
      <w:r>
        <w:rPr>
          <w:sz w:val="24"/>
          <w:szCs w:val="24"/>
          <w:lang w:val="en-US"/>
        </w:rPr>
        <w:t xml:space="preserve"> ጌታችን </w:t>
      </w:r>
      <w:r>
        <w:rPr>
          <w:color w:val="ff0000"/>
          <w:sz w:val="24"/>
          <w:szCs w:val="24"/>
          <w:lang w:val="en-US"/>
        </w:rPr>
        <w:t>ኢየሱስ ክርስቶስ ቸሩ መድኃኔዓለም</w:t>
      </w:r>
      <w:r>
        <w:rPr>
          <w:sz w:val="24"/>
          <w:szCs w:val="24"/>
          <w:lang w:val="en-US"/>
        </w:rPr>
        <w:t xml:space="preserve"> እኛን የሰውን ልጆች ከመርገምና ከፍዳ ከዘላለም ኩነኔ ለማዳን በኋለኛው ዘመን ከእመቤታችን ከቅድስት </w:t>
      </w:r>
      <w:r>
        <w:rPr>
          <w:color w:val="ff0000"/>
          <w:sz w:val="24"/>
          <w:szCs w:val="24"/>
          <w:lang w:val="en-US"/>
        </w:rPr>
        <w:t xml:space="preserve">ድንግል ማርያም </w:t>
      </w:r>
      <w:r>
        <w:rPr>
          <w:sz w:val="24"/>
          <w:szCs w:val="24"/>
          <w:lang w:val="en-US"/>
        </w:rPr>
        <w:t xml:space="preserve">ተወለደ። ከሃጥያት በቀር ሰው የሚሰራውን ሁሉ እየሰራ አደገ፥ ስለኛ ህግን ሁሉ ፈፀመ። በገላትያ መዕራፍ 4 ቁጥር 6፥ መድኃኒትችን </w:t>
      </w:r>
      <w:r>
        <w:rPr>
          <w:color w:val="ff0000"/>
          <w:sz w:val="24"/>
          <w:szCs w:val="24"/>
          <w:lang w:val="en-US"/>
        </w:rPr>
        <w:t xml:space="preserve">ኢየሱስ ክርስቶስ </w:t>
      </w:r>
      <w:r>
        <w:rPr>
          <w:sz w:val="24"/>
          <w:szCs w:val="24"/>
          <w:lang w:val="en-US"/>
        </w:rPr>
        <w:t xml:space="preserve">ቸሩ </w:t>
      </w:r>
      <w:r>
        <w:rPr>
          <w:color w:val="ff0000"/>
          <w:sz w:val="24"/>
          <w:szCs w:val="24"/>
          <w:lang w:val="en-US"/>
        </w:rPr>
        <w:t>መድኃኔዓለም</w:t>
      </w:r>
      <w:r>
        <w:rPr>
          <w:sz w:val="24"/>
          <w:szCs w:val="24"/>
          <w:lang w:val="en-US"/>
        </w:rPr>
        <w:t xml:space="preserve"> እንዴት ህግን እንደፈፀመ እንዲህ ይነግረናል።</w:t>
      </w:r>
    </w:p>
    <w:p>
      <w:pPr>
        <w:pStyle w:val="style0"/>
        <w:jc w:val="both"/>
        <w:rPr>
          <w:sz w:val="24"/>
          <w:szCs w:val="24"/>
        </w:rPr>
      </w:pPr>
      <w:r>
        <w:rPr>
          <w:sz w:val="24"/>
          <w:szCs w:val="24"/>
          <w:lang w:val="en-US"/>
        </w:rPr>
        <w:t>ገላትያ 4</w:t>
      </w:r>
    </w:p>
    <w:p>
      <w:pPr>
        <w:pStyle w:val="style0"/>
        <w:jc w:val="both"/>
        <w:rPr>
          <w:sz w:val="24"/>
          <w:szCs w:val="24"/>
        </w:rPr>
      </w:pPr>
      <w:r>
        <w:rPr>
          <w:sz w:val="24"/>
          <w:szCs w:val="24"/>
          <w:lang w:val="en-US"/>
        </w:rPr>
        <w:t>¯¯¯¯¯¯¯¯¯¯</w:t>
      </w:r>
    </w:p>
    <w:p>
      <w:pPr>
        <w:pStyle w:val="style0"/>
        <w:jc w:val="both"/>
        <w:rPr>
          <w:sz w:val="24"/>
          <w:szCs w:val="24"/>
        </w:rPr>
      </w:pPr>
      <w:r>
        <w:rPr>
          <w:sz w:val="24"/>
          <w:szCs w:val="24"/>
          <w:lang w:val="en-US"/>
        </w:rPr>
        <w:t>¹ ነገር ግን እላለሁ፥ ወራሹ ሕፃን ሆኖ ባለበት ዘመን ሁሉ፥ ምንም የሁሉ ጌታ ቢሆን ከቶ ከባሪያ አይለይም፥</w:t>
      </w:r>
    </w:p>
    <w:p>
      <w:pPr>
        <w:pStyle w:val="style0"/>
        <w:jc w:val="both"/>
        <w:rPr>
          <w:sz w:val="24"/>
          <w:szCs w:val="24"/>
        </w:rPr>
      </w:pPr>
      <w:r>
        <w:rPr>
          <w:sz w:val="24"/>
          <w:szCs w:val="24"/>
          <w:lang w:val="en-US"/>
        </w:rPr>
        <w:t>² ነገር ግን አባቱ እስከ ቀጠረለት ቀን ድረስ ከጠባቂዎችና ከመጋቢዎች በታች ነው።</w:t>
      </w:r>
    </w:p>
    <w:p>
      <w:pPr>
        <w:pStyle w:val="style0"/>
        <w:jc w:val="both"/>
        <w:rPr>
          <w:sz w:val="24"/>
          <w:szCs w:val="24"/>
        </w:rPr>
      </w:pPr>
      <w:r>
        <w:rPr>
          <w:sz w:val="24"/>
          <w:szCs w:val="24"/>
          <w:lang w:val="en-US"/>
        </w:rPr>
        <w:t>³ እንዲሁ እኛ ደግሞ ሕፃናት ሆነን ሳለን ከዓለም መጀመሪያ ትምህርት በታች ተገዝተን ባሪያዎች ነበርን፤</w:t>
      </w:r>
    </w:p>
    <w:p>
      <w:pPr>
        <w:pStyle w:val="style0"/>
        <w:jc w:val="both"/>
        <w:rPr>
          <w:sz w:val="24"/>
          <w:szCs w:val="24"/>
        </w:rPr>
      </w:pPr>
      <w:r>
        <w:rPr>
          <w:sz w:val="24"/>
          <w:szCs w:val="24"/>
          <w:lang w:val="en-US"/>
        </w:rPr>
        <w:t xml:space="preserve">⁴ ነገር ግን የዘመኑ ፍጻሜ በደረሰ ጊዜ </w:t>
      </w:r>
      <w:r>
        <w:rPr>
          <w:color w:val="ff0000"/>
          <w:sz w:val="24"/>
          <w:szCs w:val="24"/>
          <w:lang w:val="en-US"/>
        </w:rPr>
        <w:t>እግዚአብሔር</w:t>
      </w:r>
      <w:r>
        <w:rPr>
          <w:sz w:val="24"/>
          <w:szCs w:val="24"/>
          <w:lang w:val="en-US"/>
        </w:rPr>
        <w:t xml:space="preserve"> ከሴት የተወለደውን ከሕግም በታች የተወለደውን ልጁን ላከ፤</w:t>
      </w:r>
    </w:p>
    <w:p>
      <w:pPr>
        <w:pStyle w:val="style0"/>
        <w:jc w:val="both"/>
        <w:rPr>
          <w:sz w:val="24"/>
          <w:szCs w:val="24"/>
        </w:rPr>
      </w:pPr>
      <w:r>
        <w:rPr>
          <w:sz w:val="24"/>
          <w:szCs w:val="24"/>
          <w:lang w:val="en-US"/>
        </w:rPr>
        <w:t>⁵ እንደ ልጆች እንሆን ዘንድ፥ ከሕግ በታች ያሉትን ይዋጅ ዘንድ።</w:t>
      </w:r>
    </w:p>
    <w:p>
      <w:pPr>
        <w:pStyle w:val="style0"/>
        <w:jc w:val="both"/>
        <w:rPr>
          <w:sz w:val="24"/>
          <w:szCs w:val="24"/>
        </w:rPr>
      </w:pPr>
      <w:r>
        <w:rPr>
          <w:sz w:val="24"/>
          <w:szCs w:val="24"/>
          <w:lang w:val="en-US"/>
        </w:rPr>
        <w:t xml:space="preserve">⁶ ልጆችም ስለ ሆናችሁ </w:t>
      </w:r>
      <w:r>
        <w:rPr>
          <w:color w:val="ff0000"/>
          <w:sz w:val="24"/>
          <w:szCs w:val="24"/>
          <w:lang w:val="en-US"/>
        </w:rPr>
        <w:t>እግዚአብሔር</w:t>
      </w:r>
      <w:r>
        <w:rPr>
          <w:sz w:val="24"/>
          <w:szCs w:val="24"/>
          <w:lang w:val="en-US"/>
        </w:rPr>
        <w:t xml:space="preserve"> አባ አባት ብሎ የሚጮኽ የልጁን መንፈስ በልባችሁ ውስጥ ላከ።</w:t>
      </w:r>
    </w:p>
    <w:p>
      <w:pPr>
        <w:pStyle w:val="style0"/>
        <w:jc w:val="both"/>
        <w:rPr>
          <w:sz w:val="24"/>
          <w:szCs w:val="24"/>
        </w:rPr>
      </w:pPr>
      <w:r>
        <w:rPr>
          <w:sz w:val="24"/>
          <w:szCs w:val="24"/>
          <w:lang w:val="en-US"/>
        </w:rPr>
        <w:t xml:space="preserve">⁷ ስለዚህ ከእንግዲህ ወዲህ ልጅ ነህ እንጂ ባሪያ አይደለህም፤ ልጅም ከሆንህ ደግሞ በክርስቶስ "በቸሩ </w:t>
      </w:r>
      <w:r>
        <w:rPr>
          <w:color w:val="ff0000"/>
          <w:sz w:val="24"/>
          <w:szCs w:val="24"/>
          <w:lang w:val="en-US"/>
        </w:rPr>
        <w:t>መድኃኔዓለም</w:t>
      </w:r>
      <w:r>
        <w:rPr>
          <w:sz w:val="24"/>
          <w:szCs w:val="24"/>
          <w:lang w:val="en-US"/>
        </w:rPr>
        <w:t xml:space="preserve"> በአባትህ" </w:t>
      </w:r>
      <w:r>
        <w:rPr>
          <w:color w:val="ff0000"/>
          <w:sz w:val="24"/>
          <w:szCs w:val="24"/>
          <w:lang w:val="en-US"/>
        </w:rPr>
        <w:t>የእግዚአብሔር</w:t>
      </w:r>
      <w:r>
        <w:rPr>
          <w:sz w:val="24"/>
          <w:szCs w:val="24"/>
          <w:lang w:val="en-US"/>
        </w:rPr>
        <w:t xml:space="preserve"> ወራሽ ነህ።</w:t>
      </w:r>
    </w:p>
    <w:p>
      <w:pPr>
        <w:pStyle w:val="style0"/>
        <w:jc w:val="both"/>
        <w:rPr>
          <w:sz w:val="24"/>
          <w:szCs w:val="24"/>
        </w:rPr>
      </w:pPr>
      <w:r>
        <w:rPr>
          <w:sz w:val="24"/>
          <w:szCs w:val="24"/>
          <w:lang w:val="en-US"/>
        </w:rPr>
        <w:tab/>
      </w:r>
      <w:r>
        <w:rPr>
          <w:sz w:val="24"/>
          <w:szCs w:val="24"/>
          <w:lang w:val="en-US"/>
        </w:rPr>
        <w:t xml:space="preserve">ይለናል በገላትያ የሰፈረው </w:t>
      </w:r>
      <w:r>
        <w:rPr>
          <w:color w:val="ff0000"/>
          <w:sz w:val="24"/>
          <w:szCs w:val="24"/>
          <w:lang w:val="en-US"/>
        </w:rPr>
        <w:t>የእግዚአብሔር</w:t>
      </w:r>
      <w:r>
        <w:rPr>
          <w:sz w:val="24"/>
          <w:szCs w:val="24"/>
          <w:lang w:val="en-US"/>
        </w:rPr>
        <w:t xml:space="preserve"> ቃል ከዚህ በኋላ ስለኛ መከራን ተቀበለ ተሰቀለ፣ ሞተ፣ ተቀበረ፣ በ3ኛው ቀን ከሙታን ተለይቶ ተነሳ፥ በተነሳ በ40ኛው ቀን ወደ ሰማይ አረገ፥ በአባቱም ቀኝ ተቀመጠ፥ መላእክትም ተገዙለት። ሐዋርያው ጴጥሮስ በ1ኛው መልእክቱ በምዕራፍ 3 ቁጥር 23 እንዲህ ሲል ያረጋግጥልናል እሱም፥</w:t>
      </w:r>
    </w:p>
    <w:p>
      <w:pPr>
        <w:pStyle w:val="style0"/>
        <w:jc w:val="both"/>
        <w:rPr>
          <w:sz w:val="24"/>
          <w:szCs w:val="24"/>
        </w:rPr>
      </w:pPr>
      <w:r>
        <w:rPr>
          <w:sz w:val="24"/>
          <w:szCs w:val="24"/>
          <w:lang w:val="en-US"/>
        </w:rPr>
        <w:t>1ኛ ጴጥሮስ 3</w:t>
      </w:r>
    </w:p>
    <w:p>
      <w:pPr>
        <w:pStyle w:val="style0"/>
        <w:jc w:val="both"/>
        <w:rPr>
          <w:sz w:val="24"/>
          <w:szCs w:val="24"/>
        </w:rPr>
      </w:pPr>
      <w:r>
        <w:rPr>
          <w:sz w:val="24"/>
          <w:szCs w:val="24"/>
          <w:lang w:val="en-US"/>
        </w:rPr>
        <w:t>¯¯¯¯¯¯¯¯¯¯</w:t>
      </w:r>
    </w:p>
    <w:p>
      <w:pPr>
        <w:pStyle w:val="style0"/>
        <w:jc w:val="both"/>
        <w:rPr>
          <w:sz w:val="24"/>
          <w:szCs w:val="24"/>
        </w:rPr>
      </w:pPr>
      <w:r>
        <w:rPr>
          <w:sz w:val="24"/>
          <w:szCs w:val="24"/>
          <w:lang w:val="en-US"/>
        </w:rPr>
        <w:t xml:space="preserve">²² እርሱም መላእክትና ሥልጣናት ኃይላትም ከተገዙለት በኋላ ወደ ሰማይ ሄዶ </w:t>
      </w:r>
      <w:r>
        <w:rPr>
          <w:color w:val="ff0000"/>
          <w:sz w:val="24"/>
          <w:szCs w:val="24"/>
          <w:lang w:val="en-US"/>
        </w:rPr>
        <w:t>በእግዚአብሔር</w:t>
      </w:r>
      <w:r>
        <w:rPr>
          <w:sz w:val="24"/>
          <w:szCs w:val="24"/>
          <w:lang w:val="en-US"/>
        </w:rPr>
        <w:t xml:space="preserve"> ቀኝ አለ። ይለናል</w:t>
      </w:r>
    </w:p>
    <w:p>
      <w:pPr>
        <w:pStyle w:val="style0"/>
        <w:jc w:val="both"/>
        <w:rPr>
          <w:sz w:val="24"/>
          <w:szCs w:val="24"/>
        </w:rPr>
      </w:pPr>
      <w:r>
        <w:rPr>
          <w:sz w:val="24"/>
          <w:szCs w:val="24"/>
          <w:lang w:val="en-US"/>
        </w:rPr>
        <w:t xml:space="preserve">ዳግመኛም በህያዋንና ሀሙታን ለመፍረድ በክብር በምስጋና ይመለሳል፥ ለመንግስቱም ፍፃሜ ይለውም። </w:t>
      </w:r>
      <w:r>
        <w:rPr>
          <w:color w:val="ff0000"/>
          <w:sz w:val="24"/>
          <w:szCs w:val="24"/>
          <w:lang w:val="en-US"/>
        </w:rPr>
        <w:t>በእግዚአብሔር</w:t>
      </w:r>
      <w:r>
        <w:rPr>
          <w:sz w:val="24"/>
          <w:szCs w:val="24"/>
          <w:lang w:val="en-US"/>
        </w:rPr>
        <w:t xml:space="preserve"> ቃል በትንቢተ ዳንኤል ምዕራፍ 7 ከቁጥን 13-15 እንዲህ ይላል፥</w:t>
      </w:r>
    </w:p>
    <w:p>
      <w:pPr>
        <w:pStyle w:val="style0"/>
        <w:jc w:val="both"/>
        <w:rPr>
          <w:sz w:val="24"/>
          <w:szCs w:val="24"/>
        </w:rPr>
      </w:pPr>
      <w:r>
        <w:rPr>
          <w:sz w:val="24"/>
          <w:szCs w:val="24"/>
          <w:lang w:val="en-US"/>
        </w:rPr>
        <w:t>ዳንኤል 7</w:t>
      </w:r>
    </w:p>
    <w:p>
      <w:pPr>
        <w:pStyle w:val="style0"/>
        <w:jc w:val="both"/>
        <w:rPr>
          <w:sz w:val="24"/>
          <w:szCs w:val="24"/>
        </w:rPr>
      </w:pPr>
      <w:r>
        <w:rPr>
          <w:sz w:val="24"/>
          <w:szCs w:val="24"/>
          <w:lang w:val="en-US"/>
        </w:rPr>
        <w:t>¯¯¯¯¯¯¯¯¯¯</w:t>
      </w:r>
    </w:p>
    <w:p>
      <w:pPr>
        <w:pStyle w:val="style0"/>
        <w:jc w:val="both"/>
        <w:rPr>
          <w:sz w:val="24"/>
          <w:szCs w:val="24"/>
        </w:rPr>
      </w:pPr>
      <w:r>
        <w:rPr>
          <w:sz w:val="24"/>
          <w:szCs w:val="24"/>
          <w:lang w:val="en-US"/>
        </w:rPr>
        <w:t>¹³ በሌሊት ራእይ አየሁ፤ እነሆም፥ የሰው ልጅ የሚመስል ከሰማይ ደመናት ጋር መጣ በዘመናት ወደ ሸመገለውም ደረሰ፤ ወደ ፊቱም አቀረቡት።</w:t>
      </w:r>
    </w:p>
    <w:p>
      <w:pPr>
        <w:pStyle w:val="style0"/>
        <w:jc w:val="both"/>
        <w:rPr>
          <w:sz w:val="24"/>
          <w:szCs w:val="24"/>
        </w:rPr>
      </w:pPr>
      <w:r>
        <w:rPr>
          <w:sz w:val="24"/>
          <w:szCs w:val="24"/>
          <w:lang w:val="en-US"/>
        </w:rPr>
        <w:t>¹⁴ ወገኖችና አሕዛብ በልዩ ልዩ ቋንቋም የሚናገሩ ሁሉ ይገዙለት ዘንድ ግዛትና ክብር መንግሥትም ተሰጠው፤ ግዛቱም የማያልፍ የዘላለም ግዛት ነው፥ መንግሥቱም የማይጠፋ ነው። ይለናን።</w:t>
      </w:r>
    </w:p>
    <w:p>
      <w:pPr>
        <w:pStyle w:val="style0"/>
        <w:jc w:val="both"/>
        <w:rPr>
          <w:sz w:val="24"/>
          <w:szCs w:val="24"/>
        </w:rPr>
      </w:pPr>
      <w:r>
        <w:rPr>
          <w:sz w:val="24"/>
          <w:szCs w:val="24"/>
          <w:lang w:val="en-US"/>
        </w:rPr>
        <w:t xml:space="preserve">እንግዲህ ይህ ሚስጥረ ሥጋዌ እንለዋለን ከሚጥረ </w:t>
      </w:r>
      <w:r>
        <w:rPr>
          <w:color w:val="ff0000"/>
          <w:sz w:val="24"/>
          <w:szCs w:val="24"/>
          <w:lang w:val="en-US"/>
        </w:rPr>
        <w:t>ሥላሴ</w:t>
      </w:r>
      <w:r>
        <w:rPr>
          <w:sz w:val="24"/>
          <w:szCs w:val="24"/>
          <w:lang w:val="en-US"/>
        </w:rPr>
        <w:t xml:space="preserve"> ጋር ባንድነት አጣምረን የምናየው ነው፥ በፀሎት መፅሃፋችሁ ዉስጥ ይሄ ቃል ተጠቅሷል፥ ብዙዎች ምናልባት ላታዩት ትችላላችሁ ፀሎቱን እንጅ፥ ዋናው ገና በመግቢያው ላይ የተቀመጠ ቃል ነው። ስለኛሳ ስከ ሰው ልጆች ይሄን ሁሉ ዋጋ የከፈለው ቸሩ </w:t>
      </w:r>
      <w:r>
        <w:rPr>
          <w:color w:val="ff0000"/>
          <w:sz w:val="24"/>
          <w:szCs w:val="24"/>
          <w:lang w:val="en-US"/>
        </w:rPr>
        <w:t>መድኃኔዓለም</w:t>
      </w:r>
      <w:r>
        <w:rPr>
          <w:sz w:val="24"/>
          <w:szCs w:val="24"/>
          <w:lang w:val="en-US"/>
        </w:rPr>
        <w:t xml:space="preserve"> ስለኛ የሰው ልጆችስ ተፈጥሯችን ምንድን ነው? ስነ ፍጥረትስ ምንድን ነው? ስለኛ የሰው ልጆች ተፈጥሮ ከ22 ስነፍጥረት ተፈጥሯችን እንዴት ነው? ይለናል እዛው መፅሃፍ ላይ እዛው ቃል ላይ። እንመልከተው።</w:t>
      </w:r>
    </w:p>
    <w:p>
      <w:pPr>
        <w:pStyle w:val="style0"/>
        <w:jc w:val="both"/>
        <w:rPr>
          <w:sz w:val="24"/>
          <w:szCs w:val="24"/>
        </w:rPr>
      </w:pPr>
      <w:r>
        <w:rPr>
          <w:sz w:val="24"/>
          <w:szCs w:val="24"/>
          <w:lang w:val="en-US"/>
        </w:rPr>
        <w:t xml:space="preserve">በእምነት ሆነን </w:t>
      </w:r>
      <w:r>
        <w:rPr>
          <w:color w:val="ff0000"/>
          <w:sz w:val="24"/>
          <w:szCs w:val="24"/>
          <w:lang w:val="en-US"/>
        </w:rPr>
        <w:t>እግዚአብሔር</w:t>
      </w:r>
      <w:r>
        <w:rPr>
          <w:sz w:val="24"/>
          <w:szCs w:val="24"/>
          <w:lang w:val="en-US"/>
        </w:rPr>
        <w:t xml:space="preserve"> እንዴት ሰራን የሚለውን ነው፥ የሳይንስን እንግዲህ ወሬ አይደለም! </w:t>
      </w:r>
      <w:r>
        <w:rPr>
          <w:color w:val="ff0000"/>
          <w:sz w:val="24"/>
          <w:szCs w:val="24"/>
          <w:lang w:val="en-US"/>
        </w:rPr>
        <w:t>በእግዚአብሔር</w:t>
      </w:r>
      <w:r>
        <w:rPr>
          <w:sz w:val="24"/>
          <w:szCs w:val="24"/>
          <w:lang w:val="en-US"/>
        </w:rPr>
        <w:t xml:space="preserve"> እንዴት ተሰራን? ሰው ማለት ምን ማለት ነው? ለሚለው መልሱ 7 ግብር ያለበት ማለት ነው፥ 7 ግብር ማለት ምን ማለት ነው? ምንና ምንስ ናቸው? ከሚለው ጥያቄ 4ቱ ባህርያተ ስጋና 3ቱ ባህርያተ ነፍስ ናቸው ይለናል፥ 4ቱ ባህርያተ ስጋ ምንና ምን ናቸው? መልሱ ነፋስ፣ እሳት፣ ዉሃ፣ መሬት ናቸው። ስጋችን ከነዚህ በህርያት የተላበሰ ነው። 3ቱ ባህርያተ ንፍስስ? የነፍሳችን 3ቱ ባህርይ ማለት ነው? ምንና ምን ናቸው? ለሚለው ልባዊነት፣ ነባቢት፣ ህያውነት ናቸው፥ በተፈጥሮ ባህርይው ሰው ይባላል እንዳለ ጎርጎርዮስ ገባሬ መንክራት፥ </w:t>
      </w:r>
      <w:del w:id="72" w:author="ZTE Blade L8" w:date="2024-06-18T06:13:00Z">
        <w:r w:rsidDel="842BB6C1">
          <w:rPr>
            <w:sz w:val="24"/>
            <w:szCs w:val="24"/>
            <w:lang w:val="en-US"/>
          </w:rPr>
          <w:delText>ሃይማኖት</w:delText>
        </w:r>
      </w:del>
      <w:ins w:id="73" w:author="ZTE Blade L8" w:date="2024-06-18T06:13:00Z">
        <w:r w:rsidR="D7ADB727">
          <w:rPr>
            <w:sz w:val="24"/>
            <w:szCs w:val="24"/>
            <w:lang w:val="en-US"/>
          </w:rPr>
          <w:t>ኃይማኖት</w:t>
        </w:r>
      </w:ins>
      <w:r>
        <w:rPr>
          <w:sz w:val="24"/>
          <w:szCs w:val="24"/>
          <w:lang w:val="en-US"/>
        </w:rPr>
        <w:t xml:space="preserve">ህ ምንድን ነው? ለሚለው መሰረታዊ ጥያቄ መልሱ </w:t>
      </w:r>
      <w:r>
        <w:rPr>
          <w:color w:val="ff0000"/>
          <w:sz w:val="24"/>
          <w:szCs w:val="24"/>
          <w:lang w:val="en-US"/>
        </w:rPr>
        <w:t>ወልድ</w:t>
      </w:r>
      <w:r>
        <w:rPr>
          <w:sz w:val="24"/>
          <w:szCs w:val="24"/>
          <w:lang w:val="en-US"/>
        </w:rPr>
        <w:t xml:space="preserve">፥ ልብ በሉ </w:t>
      </w:r>
      <w:del w:id="74" w:author="ZTE Blade L8" w:date="2024-06-18T06:13:00Z">
        <w:r w:rsidDel="05A86E45">
          <w:rPr>
            <w:sz w:val="24"/>
            <w:szCs w:val="24"/>
            <w:lang w:val="en-US"/>
          </w:rPr>
          <w:delText>ሃይማኖት</w:delText>
        </w:r>
      </w:del>
      <w:ins w:id="75" w:author="ZTE Blade L8" w:date="2024-06-18T06:13:00Z">
        <w:r w:rsidR="7E09A6D7">
          <w:rPr>
            <w:sz w:val="24"/>
            <w:szCs w:val="24"/>
            <w:lang w:val="en-US"/>
          </w:rPr>
          <w:t>ኃይማኖት</w:t>
        </w:r>
      </w:ins>
      <w:r>
        <w:rPr>
          <w:sz w:val="24"/>
          <w:szCs w:val="24"/>
          <w:lang w:val="en-US"/>
        </w:rPr>
        <w:t xml:space="preserve">ህ ምንድን ነው? ለሚለው መሰረታዊ ጥያቄ መልሱ </w:t>
      </w:r>
      <w:r w:rsidRPr="E2E5E1D6">
        <w:rPr>
          <w:color w:val="ff0000"/>
          <w:sz w:val="24"/>
          <w:szCs w:val="24"/>
          <w:lang w:val="en-US"/>
          <w:rPrChange w:id="76" w:author="ZTE Blade L8" w:date="2024-06-18T06:06:00Z">
            <w:rPr>
              <w:sz w:val="24"/>
              <w:szCs w:val="24"/>
              <w:lang w:val="en-US"/>
            </w:rPr>
          </w:rPrChange>
        </w:rPr>
        <w:t>ወልድ</w:t>
      </w:r>
      <w:r>
        <w:rPr>
          <w:sz w:val="24"/>
          <w:szCs w:val="24"/>
          <w:lang w:val="en-US"/>
        </w:rPr>
        <w:t xml:space="preserve"> ሁለት ልደትን ተወለደ ብሎ ማመን ነው፥ ሁለት ልደት ማለት ምን ማለት ነው? እንደምን ነው? ለሚለው መልሱ ቅድመ አለም </w:t>
      </w:r>
      <w:r>
        <w:rPr>
          <w:color w:val="ff0000"/>
          <w:sz w:val="24"/>
          <w:szCs w:val="24"/>
          <w:lang w:val="en-US"/>
        </w:rPr>
        <w:t>ከአብ</w:t>
      </w:r>
      <w:r>
        <w:rPr>
          <w:sz w:val="24"/>
          <w:szCs w:val="24"/>
          <w:lang w:val="en-US"/>
        </w:rPr>
        <w:t xml:space="preserve"> ያለእናት መወለዱን አንድ ልደት ስንል፥ 5ሺ 5መቶ ዘመን ሲፈፀም ከእመቤታችን</w:t>
      </w:r>
      <w:r>
        <w:rPr>
          <w:color w:val="ff0000"/>
          <w:sz w:val="24"/>
          <w:szCs w:val="24"/>
          <w:lang w:val="en-US"/>
        </w:rPr>
        <w:t xml:space="preserve"> ከድንግል ማርያም</w:t>
      </w:r>
      <w:r>
        <w:rPr>
          <w:sz w:val="24"/>
          <w:szCs w:val="24"/>
          <w:lang w:val="en-US"/>
        </w:rPr>
        <w:t xml:space="preserve"> ያለ አባት መወለዱን ሁለተኛ ልደት ወይም ወለደ </w:t>
      </w:r>
      <w:r>
        <w:rPr>
          <w:color w:val="ff0000"/>
          <w:sz w:val="24"/>
          <w:szCs w:val="24"/>
          <w:lang w:val="en-US"/>
        </w:rPr>
        <w:t>አብ</w:t>
      </w:r>
      <w:r>
        <w:rPr>
          <w:sz w:val="24"/>
          <w:szCs w:val="24"/>
          <w:lang w:val="en-US"/>
        </w:rPr>
        <w:t xml:space="preserve"> ወልደ ማርያም ከዚህ ቀጥሎ 2 ልደት ተወልዶ በተዋህዶ ከበረ እንላለን። ልብ በሉ 2 ልደት ተወልዶ በተዋህዶ ከበረ "ነአምን ክልዔቱ ልደታተ" እንዳለ ባስልዮስ። ከሁለቱ አካል አንድ አካል፥ ከሁለቱ ባህርይ አንድ ባህርይ ሆኖ ተዋሃደ። ልብ ብላችሁ ያዙ ተዋሃደ የሚለውን ቃል በደንብ ጨብጣችሁ ያዙ።</w:t>
      </w:r>
    </w:p>
    <w:p>
      <w:pPr>
        <w:pStyle w:val="style0"/>
        <w:jc w:val="both"/>
        <w:rPr>
          <w:sz w:val="24"/>
          <w:szCs w:val="24"/>
        </w:rPr>
      </w:pPr>
      <w:r>
        <w:rPr>
          <w:sz w:val="24"/>
          <w:szCs w:val="24"/>
          <w:lang w:val="en-US"/>
        </w:rPr>
        <w:t xml:space="preserve">ሌላው ጥያቄ </w:t>
      </w:r>
      <w:r>
        <w:rPr>
          <w:color w:val="ff0000"/>
          <w:sz w:val="24"/>
          <w:szCs w:val="24"/>
          <w:lang w:val="en-US"/>
        </w:rPr>
        <w:t>ክሥላሴ</w:t>
      </w:r>
      <w:r>
        <w:rPr>
          <w:sz w:val="24"/>
          <w:szCs w:val="24"/>
          <w:lang w:val="en-US"/>
        </w:rPr>
        <w:t xml:space="preserve"> አንዱ ሰው የሆነ ሥጋ የለበሰ ማን ነው? መልሱ </w:t>
      </w:r>
      <w:r>
        <w:rPr>
          <w:color w:val="ff0000"/>
          <w:sz w:val="24"/>
          <w:szCs w:val="24"/>
          <w:lang w:val="en-US"/>
        </w:rPr>
        <w:t>ወልድ</w:t>
      </w:r>
      <w:r>
        <w:rPr>
          <w:sz w:val="24"/>
          <w:szCs w:val="24"/>
          <w:lang w:val="en-US"/>
        </w:rPr>
        <w:t xml:space="preserve"> ነው። </w:t>
      </w:r>
      <w:r>
        <w:rPr>
          <w:color w:val="ff0000"/>
          <w:sz w:val="24"/>
          <w:szCs w:val="24"/>
          <w:lang w:val="en-US"/>
        </w:rPr>
        <w:t>ወልድ</w:t>
      </w:r>
      <w:r>
        <w:rPr>
          <w:sz w:val="24"/>
          <w:szCs w:val="24"/>
          <w:lang w:val="en-US"/>
        </w:rPr>
        <w:t xml:space="preserve"> መሆኑ </w:t>
      </w:r>
      <w:r>
        <w:rPr>
          <w:color w:val="ff0000"/>
          <w:sz w:val="24"/>
          <w:szCs w:val="24"/>
          <w:lang w:val="en-US"/>
        </w:rPr>
        <w:t>አብ፣ መንፈስ</w:t>
      </w:r>
      <w:r>
        <w:rPr>
          <w:sz w:val="24"/>
          <w:szCs w:val="24"/>
          <w:lang w:val="en-US"/>
        </w:rPr>
        <w:t xml:space="preserve"> </w:t>
      </w:r>
      <w:r>
        <w:rPr>
          <w:color w:val="ff0000"/>
          <w:sz w:val="24"/>
          <w:szCs w:val="24"/>
          <w:lang w:val="en-US"/>
        </w:rPr>
        <w:t>ቅዱስ</w:t>
      </w:r>
      <w:r>
        <w:rPr>
          <w:sz w:val="24"/>
          <w:szCs w:val="24"/>
          <w:lang w:val="en-US"/>
        </w:rPr>
        <w:t xml:space="preserve"> አለመሆናቸውን ምን አስረጅ አለህ? ለሚለው መልሱ በሱ ህልው ሆኘ ልመለክ የወደድሁት የምወደው ልጄ ይህ ነው እርሱ የነገራችሁን ስሙ እንዳለ በማቴዎስ ወንጌል ምዕራፍ 3 ቁጥር 17፥</w:t>
      </w:r>
    </w:p>
    <w:p>
      <w:pPr>
        <w:pStyle w:val="style0"/>
        <w:jc w:val="both"/>
        <w:rPr>
          <w:sz w:val="24"/>
          <w:szCs w:val="24"/>
        </w:rPr>
      </w:pPr>
      <w:r>
        <w:rPr>
          <w:sz w:val="24"/>
          <w:szCs w:val="24"/>
          <w:lang w:val="en-US"/>
        </w:rPr>
        <w:t>ማቴዎስ 3</w:t>
      </w:r>
    </w:p>
    <w:p>
      <w:pPr>
        <w:pStyle w:val="style0"/>
        <w:jc w:val="both"/>
        <w:rPr>
          <w:sz w:val="24"/>
          <w:szCs w:val="24"/>
        </w:rPr>
      </w:pPr>
      <w:r>
        <w:rPr>
          <w:sz w:val="24"/>
          <w:szCs w:val="24"/>
          <w:lang w:val="en-US"/>
        </w:rPr>
        <w:t>¯¯¯¯¯¯¯¯¯¯</w:t>
      </w:r>
    </w:p>
    <w:p>
      <w:pPr>
        <w:pStyle w:val="style0"/>
        <w:jc w:val="both"/>
        <w:rPr>
          <w:sz w:val="24"/>
          <w:szCs w:val="24"/>
        </w:rPr>
      </w:pPr>
      <w:r>
        <w:rPr>
          <w:sz w:val="24"/>
          <w:szCs w:val="24"/>
          <w:lang w:val="en-US"/>
        </w:rPr>
        <w:t>¹⁷ እነሆም፥ ድምፅ ከሰማያት መጥቶ፦ በእርሱ ደስ የሚለኝ የምወደው ልጄ ይህ ነው አለ።</w:t>
      </w:r>
    </w:p>
    <w:p>
      <w:pPr>
        <w:pStyle w:val="style0"/>
        <w:jc w:val="both"/>
        <w:rPr>
          <w:sz w:val="24"/>
          <w:szCs w:val="24"/>
        </w:rPr>
      </w:pPr>
      <w:r>
        <w:rPr>
          <w:sz w:val="24"/>
          <w:szCs w:val="24"/>
          <w:lang w:val="en-US"/>
        </w:rPr>
        <w:t>እንግዲህ ያ ቃል ሥጋ ሆነ፥ በኛም አድሮ ይኖራል፣ ለአባቱ አንድ እንደመሆኑ፥ ጌትነትን አየን።</w:t>
      </w:r>
    </w:p>
    <w:p>
      <w:pPr>
        <w:pStyle w:val="style0"/>
        <w:jc w:val="both"/>
        <w:rPr>
          <w:sz w:val="24"/>
          <w:szCs w:val="24"/>
        </w:rPr>
      </w:pPr>
      <w:r>
        <w:rPr>
          <w:sz w:val="24"/>
          <w:szCs w:val="24"/>
          <w:lang w:val="en-US"/>
        </w:rPr>
        <w:t>እንዳለ በዮሃንስ ወንጌል ምዕራፍ 1 ቁጥር 14።</w:t>
      </w:r>
    </w:p>
    <w:p>
      <w:pPr>
        <w:pStyle w:val="style0"/>
        <w:jc w:val="both"/>
        <w:rPr>
          <w:sz w:val="24"/>
          <w:szCs w:val="24"/>
        </w:rPr>
      </w:pPr>
    </w:p>
    <w:p>
      <w:pPr>
        <w:pStyle w:val="style0"/>
        <w:jc w:val="both"/>
        <w:rPr>
          <w:sz w:val="24"/>
          <w:szCs w:val="24"/>
        </w:rPr>
      </w:pPr>
      <w:r>
        <w:rPr>
          <w:sz w:val="24"/>
          <w:szCs w:val="24"/>
          <w:lang w:val="en-US"/>
        </w:rPr>
        <w:t xml:space="preserve">ሌላው ጥያቄ ቅድመ አለም </w:t>
      </w:r>
      <w:r>
        <w:rPr>
          <w:color w:val="ff0000"/>
          <w:sz w:val="24"/>
          <w:szCs w:val="24"/>
          <w:lang w:val="en-US"/>
        </w:rPr>
        <w:t>ከአብ</w:t>
      </w:r>
      <w:r>
        <w:rPr>
          <w:sz w:val="24"/>
          <w:szCs w:val="24"/>
          <w:lang w:val="en-US"/>
        </w:rPr>
        <w:t xml:space="preserve"> መወለዱን በምን ይታወቃል? መልሱ ድህረ አለም </w:t>
      </w:r>
      <w:r>
        <w:rPr>
          <w:color w:val="ff0000"/>
          <w:sz w:val="24"/>
          <w:szCs w:val="24"/>
          <w:lang w:val="en-US"/>
        </w:rPr>
        <w:t>ከእመቤታችን</w:t>
      </w:r>
      <w:r>
        <w:rPr>
          <w:sz w:val="24"/>
          <w:szCs w:val="24"/>
          <w:lang w:val="en-US"/>
        </w:rPr>
        <w:t xml:space="preserve"> ያለአባት በመወለዱ ነው፥ አስረጅውስ? የመጀመሪያው ልደት፥ ልብ በሉ የመጀመሪያው ልደት በሁለተኛው ልደት ታወቀ ተረዳ እንዳሉ 3ቱ ምዕት።</w:t>
      </w:r>
    </w:p>
    <w:p>
      <w:pPr>
        <w:pStyle w:val="style0"/>
        <w:jc w:val="both"/>
        <w:rPr>
          <w:sz w:val="24"/>
          <w:szCs w:val="24"/>
        </w:rPr>
      </w:pPr>
      <w:r>
        <w:rPr>
          <w:sz w:val="24"/>
          <w:szCs w:val="24"/>
          <w:lang w:val="en-US"/>
        </w:rPr>
        <w:t xml:space="preserve">እነዚህ ከላይ የተረዳችሁት ሚስጥረ ሥጋዌ ነው። እነዚህ 5ቱን እዕማደ ሚስጥር 2 ዋናዎችን በጥልቀት ወደ መረዳት እንዲወስደን ከቃሉም ከሃይማተ አበውም እንዴት አባቶቻችን ተዋህዶን እንዴት እንዳፀኗት ልንረዳ ያግዘናልና በጥልቀት ወደዛ ሄደን እንመለከታለን። እንግዲህ ወገኖቼ ይሄንን አለምክንያት አላነሳንም እኛ የኢትዮጵያ የዓለም ብርሃን ቤተሰቦችም ሆንን </w:t>
      </w:r>
      <w:r>
        <w:rPr>
          <w:color w:val="ff0000"/>
          <w:sz w:val="24"/>
          <w:szCs w:val="24"/>
          <w:lang w:val="en-US"/>
        </w:rPr>
        <w:t>የእግዚአብሔርም</w:t>
      </w:r>
      <w:r>
        <w:rPr>
          <w:sz w:val="24"/>
          <w:szCs w:val="24"/>
          <w:lang w:val="en-US"/>
        </w:rPr>
        <w:t xml:space="preserve"> </w:t>
      </w:r>
      <w:r>
        <w:rPr>
          <w:color w:val="ff0000"/>
          <w:sz w:val="24"/>
          <w:szCs w:val="24"/>
          <w:lang w:val="en-US"/>
        </w:rPr>
        <w:t>የድንግልም</w:t>
      </w:r>
      <w:r>
        <w:rPr>
          <w:sz w:val="24"/>
          <w:szCs w:val="24"/>
          <w:lang w:val="en-US"/>
        </w:rPr>
        <w:t xml:space="preserve"> ህዝቦች ቅን፣የዋህ፣ትሁት ወገኖች ከላይ እንደሰማችሁት ሚስጥረ </w:t>
      </w:r>
      <w:r>
        <w:rPr>
          <w:color w:val="ff0000"/>
          <w:sz w:val="24"/>
          <w:szCs w:val="24"/>
          <w:lang w:val="en-US"/>
        </w:rPr>
        <w:t>ሥላሴን</w:t>
      </w:r>
      <w:r>
        <w:rPr>
          <w:sz w:val="24"/>
          <w:szCs w:val="24"/>
          <w:lang w:val="en-US"/>
        </w:rPr>
        <w:t>፣ ሚስጥረ ሥጋዌን፣ እንዲሁም የሰውን ተፈጥሮ አባቶችችን አጠር ባለ መልኩ ሁሌ እንድንመለከተው በልባችን እንድናመላልሰው ከመሰረቱ የታነፅንበትን እውነት እንድንረዳው አጠር አድርገው አስቀምጠዋል። ወንጌላዊ ዮሃንስ እንደፃፈው በምዕራፍ 1፥1</w:t>
      </w:r>
    </w:p>
    <w:p>
      <w:pPr>
        <w:pStyle w:val="style0"/>
        <w:jc w:val="both"/>
        <w:rPr>
          <w:sz w:val="24"/>
          <w:szCs w:val="24"/>
        </w:rPr>
      </w:pPr>
      <w:r>
        <w:rPr>
          <w:sz w:val="24"/>
          <w:szCs w:val="24"/>
          <w:lang w:val="en-US"/>
        </w:rPr>
        <w:t>ዮሐንስ 1</w:t>
      </w:r>
    </w:p>
    <w:p>
      <w:pPr>
        <w:pStyle w:val="style0"/>
        <w:jc w:val="both"/>
        <w:rPr>
          <w:sz w:val="24"/>
          <w:szCs w:val="24"/>
        </w:rPr>
      </w:pPr>
      <w:r>
        <w:rPr>
          <w:sz w:val="24"/>
          <w:szCs w:val="24"/>
          <w:lang w:val="en-US"/>
        </w:rPr>
        <w:t>¯¯¯¯¯¯¯¯¯¯</w:t>
      </w:r>
    </w:p>
    <w:p>
      <w:pPr>
        <w:pStyle w:val="style0"/>
        <w:jc w:val="both"/>
        <w:rPr>
          <w:sz w:val="24"/>
          <w:szCs w:val="24"/>
        </w:rPr>
      </w:pPr>
      <w:r>
        <w:rPr>
          <w:sz w:val="24"/>
          <w:szCs w:val="24"/>
          <w:lang w:val="en-US"/>
        </w:rPr>
        <w:t xml:space="preserve">¹ በመጀመሪያው </w:t>
      </w:r>
      <w:r>
        <w:rPr>
          <w:color w:val="ff0000"/>
          <w:sz w:val="24"/>
          <w:szCs w:val="24"/>
          <w:lang w:val="en-US"/>
        </w:rPr>
        <w:t>ቃል</w:t>
      </w:r>
      <w:r>
        <w:rPr>
          <w:sz w:val="24"/>
          <w:szCs w:val="24"/>
          <w:lang w:val="en-US"/>
        </w:rPr>
        <w:t xml:space="preserve"> ነበረ፥ </w:t>
      </w:r>
      <w:r>
        <w:rPr>
          <w:color w:val="ff0000"/>
          <w:sz w:val="24"/>
          <w:szCs w:val="24"/>
          <w:lang w:val="en-US"/>
        </w:rPr>
        <w:t>ቃልም</w:t>
      </w:r>
      <w:r>
        <w:rPr>
          <w:sz w:val="24"/>
          <w:szCs w:val="24"/>
          <w:lang w:val="en-US"/>
        </w:rPr>
        <w:t xml:space="preserve"> </w:t>
      </w:r>
      <w:r>
        <w:rPr>
          <w:color w:val="ff0000"/>
          <w:sz w:val="24"/>
          <w:szCs w:val="24"/>
          <w:lang w:val="en-US"/>
        </w:rPr>
        <w:t>በእግዚአብሔር</w:t>
      </w:r>
      <w:r>
        <w:rPr>
          <w:sz w:val="24"/>
          <w:szCs w:val="24"/>
          <w:lang w:val="en-US"/>
        </w:rPr>
        <w:t xml:space="preserve"> ዘንድ ነበረ፥ </w:t>
      </w:r>
      <w:r>
        <w:rPr>
          <w:color w:val="ff0000"/>
          <w:sz w:val="24"/>
          <w:szCs w:val="24"/>
          <w:lang w:val="en-US"/>
        </w:rPr>
        <w:t>ቃልም</w:t>
      </w:r>
      <w:r>
        <w:rPr>
          <w:sz w:val="24"/>
          <w:szCs w:val="24"/>
          <w:lang w:val="en-US"/>
        </w:rPr>
        <w:t xml:space="preserve"> </w:t>
      </w:r>
      <w:r>
        <w:rPr>
          <w:color w:val="ff0000"/>
          <w:sz w:val="24"/>
          <w:szCs w:val="24"/>
          <w:lang w:val="en-US"/>
        </w:rPr>
        <w:t>እግዚአብሔር</w:t>
      </w:r>
      <w:r>
        <w:rPr>
          <w:sz w:val="24"/>
          <w:szCs w:val="24"/>
          <w:lang w:val="en-US"/>
        </w:rPr>
        <w:t xml:space="preserve"> ነበረ።</w:t>
      </w:r>
    </w:p>
    <w:p>
      <w:pPr>
        <w:pStyle w:val="style0"/>
        <w:jc w:val="both"/>
        <w:rPr>
          <w:sz w:val="24"/>
          <w:szCs w:val="24"/>
        </w:rPr>
      </w:pPr>
      <w:r>
        <w:rPr>
          <w:sz w:val="24"/>
          <w:szCs w:val="24"/>
          <w:lang w:val="en-US"/>
        </w:rPr>
        <w:t xml:space="preserve">² ይህ በመጀመሪያው </w:t>
      </w:r>
      <w:r>
        <w:rPr>
          <w:color w:val="ff0000"/>
          <w:sz w:val="24"/>
          <w:szCs w:val="24"/>
          <w:lang w:val="en-US"/>
        </w:rPr>
        <w:t>በእግዚአብሔር</w:t>
      </w:r>
      <w:r>
        <w:rPr>
          <w:sz w:val="24"/>
          <w:szCs w:val="24"/>
          <w:lang w:val="en-US"/>
        </w:rPr>
        <w:t xml:space="preserve"> ዘንድ ነበረ።</w:t>
      </w:r>
    </w:p>
    <w:p>
      <w:pPr>
        <w:pStyle w:val="style0"/>
        <w:jc w:val="both"/>
        <w:rPr>
          <w:sz w:val="24"/>
          <w:szCs w:val="24"/>
        </w:rPr>
      </w:pPr>
      <w:r>
        <w:rPr>
          <w:sz w:val="24"/>
          <w:szCs w:val="24"/>
          <w:lang w:val="en-US"/>
        </w:rPr>
        <w:t>³ ሁሉ በእርሱ ሆነ፥ ከሆነውም አንዳች ስንኳ ያለ እርሱ አልሆነም።</w:t>
      </w:r>
    </w:p>
    <w:p>
      <w:pPr>
        <w:pStyle w:val="style0"/>
        <w:jc w:val="both"/>
        <w:rPr>
          <w:sz w:val="24"/>
          <w:szCs w:val="24"/>
        </w:rPr>
      </w:pPr>
      <w:r>
        <w:rPr>
          <w:sz w:val="24"/>
          <w:szCs w:val="24"/>
          <w:lang w:val="en-US"/>
        </w:rPr>
        <w:t>⁴ በእርሱ ሕይወት ነበረች፥ ሕይወትም የሰው ብርሃን ነበረች።</w:t>
      </w:r>
    </w:p>
    <w:p>
      <w:pPr>
        <w:pStyle w:val="style0"/>
        <w:jc w:val="both"/>
        <w:rPr>
          <w:sz w:val="24"/>
          <w:szCs w:val="24"/>
        </w:rPr>
      </w:pPr>
      <w:r>
        <w:rPr>
          <w:sz w:val="24"/>
          <w:szCs w:val="24"/>
          <w:lang w:val="en-US"/>
        </w:rPr>
        <w:t>⁵ ብርሃንም በጨለማ ይበራል፥ ጨለማም አላሸነፈውም።</w:t>
      </w:r>
    </w:p>
    <w:p>
      <w:pPr>
        <w:pStyle w:val="style0"/>
        <w:jc w:val="both"/>
        <w:rPr>
          <w:sz w:val="24"/>
          <w:szCs w:val="24"/>
        </w:rPr>
      </w:pPr>
      <w:r>
        <w:rPr>
          <w:sz w:val="24"/>
          <w:szCs w:val="24"/>
          <w:lang w:val="en-US"/>
        </w:rPr>
        <w:tab/>
      </w:r>
      <w:r>
        <w:rPr>
          <w:sz w:val="24"/>
          <w:szCs w:val="24"/>
          <w:lang w:val="en-US"/>
        </w:rPr>
        <w:t xml:space="preserve">እንግዲህ ልብ በሉ እኛ የዓለም ብርሃን ነው የሚለውን ስያሜ ስንጨብጥ ዝምብለን እንዲሁ ተነስተን አይደልም። ለአለም ብርሃን የሆነው ማን ነው? መድኃኒታችን </w:t>
      </w:r>
      <w:r>
        <w:rPr>
          <w:color w:val="ff0000"/>
          <w:sz w:val="24"/>
          <w:szCs w:val="24"/>
          <w:lang w:val="en-US"/>
        </w:rPr>
        <w:t>ኢየሱስ</w:t>
      </w:r>
      <w:r>
        <w:rPr>
          <w:sz w:val="24"/>
          <w:szCs w:val="24"/>
          <w:lang w:val="en-US"/>
        </w:rPr>
        <w:t xml:space="preserve"> </w:t>
      </w:r>
      <w:r>
        <w:rPr>
          <w:color w:val="ff0000"/>
          <w:sz w:val="24"/>
          <w:szCs w:val="24"/>
          <w:lang w:val="en-US"/>
        </w:rPr>
        <w:t>ክርስቶስ</w:t>
      </w:r>
      <w:r>
        <w:rPr>
          <w:sz w:val="24"/>
          <w:szCs w:val="24"/>
          <w:lang w:val="en-US"/>
        </w:rPr>
        <w:t xml:space="preserve"> ቸሩ </w:t>
      </w:r>
      <w:r>
        <w:rPr>
          <w:color w:val="ff0000"/>
          <w:sz w:val="24"/>
          <w:szCs w:val="24"/>
          <w:lang w:val="en-US"/>
        </w:rPr>
        <w:t>መድኃኔዓለም</w:t>
      </w:r>
      <w:r>
        <w:rPr>
          <w:sz w:val="24"/>
          <w:szCs w:val="24"/>
          <w:lang w:val="en-US"/>
        </w:rPr>
        <w:t xml:space="preserve"> ነው፥ እኛም ደሞ በ40 ቀን በ80 ልጆቹ ሆነን የልጅነትን ክብር ያገኘን ነን። ስለዚህ እሱ ብርሃን እንደሆነ ሁሉ እኛም በሰው ፊት ብርሃን ሆነን መታየትና መሆንም አለብን፥ </w:t>
      </w:r>
      <w:r>
        <w:rPr>
          <w:color w:val="ff0000"/>
          <w:sz w:val="24"/>
          <w:szCs w:val="24"/>
          <w:lang w:val="en-US"/>
        </w:rPr>
        <w:t>እግዚአብሔርን</w:t>
      </w:r>
      <w:r>
        <w:rPr>
          <w:sz w:val="24"/>
          <w:szCs w:val="24"/>
          <w:lang w:val="en-US"/>
        </w:rPr>
        <w:t xml:space="preserve"> የሚያምን ብርሃን ካልሆነ ማን ብርሃን ይሁን እሽ? ሚደንቅ ጊዜ ውስጥ ነው ያለነው፥ ይሄም እንደመተቻ ይሆንብናልብ።</w:t>
      </w:r>
    </w:p>
    <w:p>
      <w:pPr>
        <w:pStyle w:val="style0"/>
        <w:jc w:val="both"/>
        <w:rPr>
          <w:sz w:val="24"/>
          <w:szCs w:val="24"/>
        </w:rPr>
      </w:pPr>
      <w:r>
        <w:rPr>
          <w:sz w:val="24"/>
          <w:szCs w:val="24"/>
          <w:lang w:val="en-US"/>
        </w:rPr>
        <w:t>⁹ ለሰው ሁሉ የሚያበራው እውነተኛው ብርሃን ወደ ዓለም ይመጣ ነበር።</w:t>
      </w:r>
    </w:p>
    <w:p>
      <w:pPr>
        <w:pStyle w:val="style0"/>
        <w:jc w:val="both"/>
        <w:rPr>
          <w:sz w:val="24"/>
          <w:szCs w:val="24"/>
        </w:rPr>
      </w:pPr>
      <w:r>
        <w:rPr>
          <w:sz w:val="24"/>
          <w:szCs w:val="24"/>
          <w:lang w:val="en-US"/>
        </w:rPr>
        <w:t>¹⁰ በዓለም ነበረ፥ ዓለሙም በእርሱ ሆነ፥ ዓለሙም አላወቀውም።</w:t>
      </w:r>
    </w:p>
    <w:p>
      <w:pPr>
        <w:pStyle w:val="style0"/>
        <w:jc w:val="both"/>
        <w:rPr>
          <w:sz w:val="24"/>
          <w:szCs w:val="24"/>
        </w:rPr>
      </w:pPr>
      <w:r>
        <w:rPr>
          <w:sz w:val="24"/>
          <w:szCs w:val="24"/>
          <w:lang w:val="en-US"/>
        </w:rPr>
        <w:t>¹¹ የእርሱ ወደ ሆነው መጣ፥ የገዛ ወገኖቹም አልተቀበሉትም።</w:t>
      </w:r>
    </w:p>
    <w:p>
      <w:pPr>
        <w:pStyle w:val="style0"/>
        <w:jc w:val="both"/>
        <w:rPr>
          <w:sz w:val="24"/>
          <w:szCs w:val="24"/>
        </w:rPr>
      </w:pPr>
      <w:r>
        <w:rPr>
          <w:sz w:val="24"/>
          <w:szCs w:val="24"/>
          <w:lang w:val="en-US"/>
        </w:rPr>
        <w:t xml:space="preserve">¹² ለተቀበሉት ሁሉ ግን፥ በስሙ ለሚያምኑት ለእነርሱ </w:t>
      </w:r>
      <w:r w:rsidRPr="CFAE3B18">
        <w:rPr>
          <w:color w:val="ff0000"/>
          <w:sz w:val="24"/>
          <w:szCs w:val="24"/>
          <w:lang w:val="en-US"/>
          <w:rPrChange w:id="77" w:author="ZTE Blade L8" w:date="2024-06-18T05:56:00Z">
            <w:rPr>
              <w:sz w:val="24"/>
              <w:szCs w:val="24"/>
              <w:lang w:val="en-US"/>
            </w:rPr>
          </w:rPrChange>
        </w:rPr>
        <w:t>የእግዚአብሔር</w:t>
      </w:r>
      <w:r>
        <w:rPr>
          <w:sz w:val="24"/>
          <w:szCs w:val="24"/>
          <w:lang w:val="en-US"/>
        </w:rPr>
        <w:t xml:space="preserve"> ልጆች ይሆኑ ዘንድ ሥልጣንን ሰጣቸው፤</w:t>
      </w:r>
    </w:p>
    <w:p>
      <w:pPr>
        <w:pStyle w:val="style0"/>
        <w:jc w:val="both"/>
        <w:rPr>
          <w:sz w:val="24"/>
          <w:szCs w:val="24"/>
        </w:rPr>
      </w:pPr>
      <w:r>
        <w:rPr>
          <w:sz w:val="24"/>
          <w:szCs w:val="24"/>
          <w:lang w:val="en-US"/>
        </w:rPr>
        <w:tab/>
      </w:r>
      <w:r>
        <w:rPr>
          <w:sz w:val="24"/>
          <w:szCs w:val="24"/>
          <w:lang w:val="en-US"/>
        </w:rPr>
        <w:t xml:space="preserve">ልብ በሉ በተግባር እውነተኛ </w:t>
      </w:r>
      <w:r>
        <w:rPr>
          <w:color w:val="ff0000"/>
          <w:sz w:val="24"/>
          <w:szCs w:val="24"/>
          <w:lang w:val="en-US"/>
        </w:rPr>
        <w:t>የእግዚአብሔር</w:t>
      </w:r>
      <w:r>
        <w:rPr>
          <w:sz w:val="24"/>
          <w:szCs w:val="24"/>
          <w:lang w:val="en-US"/>
        </w:rPr>
        <w:t xml:space="preserve"> ቤተሰብ ልጆች ከሆንን </w:t>
      </w:r>
      <w:r>
        <w:rPr>
          <w:color w:val="ff0000"/>
          <w:sz w:val="24"/>
          <w:szCs w:val="24"/>
          <w:lang w:val="en-US"/>
        </w:rPr>
        <w:t>የእግዚአብሔር</w:t>
      </w:r>
      <w:r>
        <w:rPr>
          <w:sz w:val="24"/>
          <w:szCs w:val="24"/>
          <w:lang w:val="en-US"/>
        </w:rPr>
        <w:t xml:space="preserve"> ልጆች ነን ማለት ነው፥ ስልጣናችንም እዛ ድረስ ይሄዳል ማለት ነው።</w:t>
      </w:r>
    </w:p>
    <w:p>
      <w:pPr>
        <w:pStyle w:val="style0"/>
        <w:jc w:val="both"/>
        <w:rPr>
          <w:color w:val="ff0000"/>
          <w:sz w:val="24"/>
          <w:szCs w:val="24"/>
        </w:rPr>
      </w:pPr>
      <w:r>
        <w:rPr>
          <w:sz w:val="24"/>
          <w:szCs w:val="24"/>
          <w:lang w:val="en-US"/>
        </w:rPr>
        <w:t>እንግዲህ አሁንም ደግመን እንየው።</w:t>
      </w:r>
    </w:p>
    <w:p>
      <w:pPr>
        <w:pStyle w:val="style0"/>
        <w:jc w:val="both"/>
        <w:rPr>
          <w:sz w:val="24"/>
          <w:szCs w:val="24"/>
        </w:rPr>
      </w:pPr>
      <w:r>
        <w:rPr>
          <w:sz w:val="24"/>
          <w:szCs w:val="24"/>
          <w:lang w:val="en-US"/>
        </w:rPr>
        <w:t>⁹ ለሰው ሁሉ የሚያበራው እውነተኛው ብርሃን ወደ ዓለም ይመጣ ነበር።</w:t>
      </w:r>
    </w:p>
    <w:p>
      <w:pPr>
        <w:pStyle w:val="style0"/>
        <w:jc w:val="both"/>
        <w:rPr>
          <w:sz w:val="24"/>
          <w:szCs w:val="24"/>
        </w:rPr>
      </w:pPr>
      <w:r>
        <w:rPr>
          <w:sz w:val="24"/>
          <w:szCs w:val="24"/>
          <w:lang w:val="en-US"/>
        </w:rPr>
        <w:t>¹⁰ በዓለም ነበረ፥ ዓለሙም በእርሱ ሆነ፥</w:t>
      </w:r>
    </w:p>
    <w:p>
      <w:pPr>
        <w:pStyle w:val="style0"/>
        <w:jc w:val="both"/>
        <w:rPr>
          <w:sz w:val="24"/>
          <w:szCs w:val="24"/>
        </w:rPr>
      </w:pPr>
      <w:r>
        <w:rPr>
          <w:sz w:val="24"/>
          <w:szCs w:val="24"/>
          <w:lang w:val="en-US"/>
        </w:rPr>
        <w:tab/>
      </w:r>
      <w:r>
        <w:rPr>
          <w:sz w:val="24"/>
          <w:szCs w:val="24"/>
          <w:lang w:val="en-US"/>
        </w:rPr>
        <w:t>ልብ በሉ ዓለሙም በእርሱ ሆነ፥</w:t>
      </w:r>
    </w:p>
    <w:p>
      <w:pPr>
        <w:pStyle w:val="style0"/>
        <w:jc w:val="both"/>
        <w:rPr>
          <w:sz w:val="24"/>
          <w:szCs w:val="24"/>
        </w:rPr>
      </w:pPr>
      <w:r>
        <w:rPr>
          <w:sz w:val="24"/>
          <w:szCs w:val="24"/>
          <w:lang w:val="en-US"/>
        </w:rPr>
        <w:t xml:space="preserve"> ዓለሙም አላወቀውም።</w:t>
      </w:r>
    </w:p>
    <w:p>
      <w:pPr>
        <w:pStyle w:val="style0"/>
        <w:jc w:val="both"/>
        <w:rPr>
          <w:sz w:val="24"/>
          <w:szCs w:val="24"/>
        </w:rPr>
      </w:pPr>
      <w:r>
        <w:rPr>
          <w:sz w:val="24"/>
          <w:szCs w:val="24"/>
          <w:lang w:val="en-US"/>
        </w:rPr>
        <w:t xml:space="preserve"> </w:t>
      </w:r>
      <w:r>
        <w:rPr>
          <w:sz w:val="24"/>
          <w:szCs w:val="24"/>
          <w:lang w:val="en-US"/>
        </w:rPr>
        <w:tab/>
      </w:r>
      <w:r>
        <w:rPr>
          <w:sz w:val="24"/>
          <w:szCs w:val="24"/>
          <w:lang w:val="en-US"/>
        </w:rPr>
        <w:t xml:space="preserve">እስካሁንም ድረስ ህዝሁ </w:t>
      </w:r>
      <w:r>
        <w:rPr>
          <w:color w:val="ff0000"/>
          <w:sz w:val="24"/>
          <w:szCs w:val="24"/>
          <w:lang w:val="en-US"/>
        </w:rPr>
        <w:t>እግዚአብሔርን</w:t>
      </w:r>
      <w:r>
        <w:rPr>
          <w:sz w:val="24"/>
          <w:szCs w:val="24"/>
          <w:lang w:val="en-US"/>
        </w:rPr>
        <w:t xml:space="preserve"> አላወቀም፥ ፈቃዱን አላወቀም፥ ለሱ ያቆመለትን፣ ለደህንነቱ የሰራለትን፤ የተከፈለለትን ዋጋ ሁሉ አላወቀም።</w:t>
      </w:r>
    </w:p>
    <w:p>
      <w:pPr>
        <w:pStyle w:val="style0"/>
        <w:jc w:val="both"/>
        <w:rPr>
          <w:sz w:val="24"/>
          <w:szCs w:val="24"/>
        </w:rPr>
      </w:pPr>
      <w:r>
        <w:rPr>
          <w:sz w:val="24"/>
          <w:szCs w:val="24"/>
          <w:lang w:val="en-US"/>
        </w:rPr>
        <w:t>¹¹ የእርሱ ወደ ሆነው መጣ፥ የገዛ ወገኖቹም አልተቀበሉትም። እስራኤላዊያን ሰቀሉት እንዲያውም ጨፈጨፉት፣ ቀጠቀጡት፥ ለነሱ ደህንነት መጣ እነሱ ግን ገደሉት ሰቀሉት።</w:t>
      </w:r>
    </w:p>
    <w:p>
      <w:pPr>
        <w:pStyle w:val="style0"/>
        <w:jc w:val="both"/>
        <w:rPr>
          <w:sz w:val="24"/>
          <w:szCs w:val="24"/>
        </w:rPr>
      </w:pPr>
      <w:r>
        <w:rPr>
          <w:sz w:val="24"/>
          <w:szCs w:val="24"/>
          <w:lang w:val="en-US"/>
        </w:rPr>
        <w:t>¹² ለተቀበሉት ሁሉ ግን፥</w:t>
      </w:r>
    </w:p>
    <w:p>
      <w:pPr>
        <w:pStyle w:val="style0"/>
        <w:jc w:val="both"/>
        <w:rPr>
          <w:sz w:val="24"/>
          <w:szCs w:val="24"/>
        </w:rPr>
      </w:pPr>
      <w:r>
        <w:rPr>
          <w:sz w:val="24"/>
          <w:szCs w:val="24"/>
          <w:lang w:val="en-US"/>
        </w:rPr>
        <w:tab/>
      </w:r>
      <w:r>
        <w:rPr>
          <w:sz w:val="24"/>
          <w:szCs w:val="24"/>
          <w:lang w:val="en-US"/>
        </w:rPr>
        <w:t>ልብ በሉ  ለተቀበሉት ሁሉ ግን</w:t>
      </w:r>
    </w:p>
    <w:p>
      <w:pPr>
        <w:pStyle w:val="style0"/>
        <w:jc w:val="both"/>
        <w:rPr>
          <w:sz w:val="24"/>
          <w:szCs w:val="24"/>
        </w:rPr>
      </w:pPr>
      <w:r>
        <w:rPr>
          <w:sz w:val="24"/>
          <w:szCs w:val="24"/>
          <w:lang w:val="en-US"/>
        </w:rPr>
        <w:t xml:space="preserve">በስሙ ለሚያምኑት ለእነርሱ </w:t>
      </w:r>
      <w:r>
        <w:rPr>
          <w:color w:val="ff0000"/>
          <w:sz w:val="24"/>
          <w:szCs w:val="24"/>
          <w:lang w:val="en-US"/>
        </w:rPr>
        <w:t>የእግዚአብሔር</w:t>
      </w:r>
      <w:r>
        <w:rPr>
          <w:sz w:val="24"/>
          <w:szCs w:val="24"/>
          <w:lang w:val="en-US"/>
        </w:rPr>
        <w:t xml:space="preserve"> ልጆች ይሆኑ ዘንድ ሥልጣንን ሰጣቸው፤</w:t>
      </w:r>
    </w:p>
    <w:p>
      <w:pPr>
        <w:pStyle w:val="style0"/>
        <w:jc w:val="both"/>
        <w:rPr>
          <w:sz w:val="24"/>
          <w:szCs w:val="24"/>
        </w:rPr>
      </w:pPr>
      <w:r>
        <w:rPr>
          <w:sz w:val="24"/>
          <w:szCs w:val="24"/>
          <w:lang w:val="en-US"/>
        </w:rPr>
        <w:tab/>
      </w:r>
      <w:r>
        <w:rPr>
          <w:sz w:val="24"/>
          <w:szCs w:val="24"/>
          <w:lang w:val="en-US"/>
        </w:rPr>
        <w:t>እንግዲህ ከዚህ በላይ ክብር አለ ወገኖቼ?</w:t>
      </w:r>
    </w:p>
    <w:p>
      <w:pPr>
        <w:pStyle w:val="style0"/>
        <w:jc w:val="both"/>
        <w:rPr>
          <w:sz w:val="24"/>
          <w:szCs w:val="24"/>
        </w:rPr>
      </w:pPr>
      <w:r>
        <w:rPr>
          <w:sz w:val="24"/>
          <w:szCs w:val="24"/>
          <w:lang w:val="en-US"/>
        </w:rPr>
        <w:t xml:space="preserve">¹³ እነርሱም </w:t>
      </w:r>
      <w:r>
        <w:rPr>
          <w:color w:val="ff0000"/>
          <w:sz w:val="24"/>
          <w:szCs w:val="24"/>
          <w:lang w:val="en-US"/>
        </w:rPr>
        <w:t>ከእግዚአብሔር</w:t>
      </w:r>
      <w:r>
        <w:rPr>
          <w:sz w:val="24"/>
          <w:szCs w:val="24"/>
          <w:lang w:val="en-US"/>
        </w:rPr>
        <w:t xml:space="preserve"> ተወለዱ እንጂ ከደም ወይም ከሥጋ ፈቃድ ወይም ከወንድ ፈቃድ አልተወለዱም።</w:t>
      </w:r>
    </w:p>
    <w:p>
      <w:pPr>
        <w:pStyle w:val="style0"/>
        <w:jc w:val="both"/>
        <w:rPr>
          <w:sz w:val="24"/>
          <w:szCs w:val="24"/>
        </w:rPr>
      </w:pPr>
      <w:r>
        <w:rPr>
          <w:sz w:val="24"/>
          <w:szCs w:val="24"/>
          <w:lang w:val="en-US"/>
        </w:rPr>
        <w:tab/>
      </w:r>
      <w:r>
        <w:rPr>
          <w:sz w:val="24"/>
          <w:szCs w:val="24"/>
          <w:lang w:val="en-US"/>
        </w:rPr>
        <w:t xml:space="preserve">ይሄ መቸ ነው የሆነው? በ40 ቀን በ80 ቀን የተጠመቅን ጊዜ </w:t>
      </w:r>
      <w:r>
        <w:rPr>
          <w:color w:val="ff0000"/>
          <w:sz w:val="24"/>
          <w:szCs w:val="24"/>
          <w:lang w:val="en-US"/>
        </w:rPr>
        <w:t xml:space="preserve">በአብ፣ በወልድ፣ በመንፈቅ ቅዱስ </w:t>
      </w:r>
      <w:r>
        <w:rPr>
          <w:sz w:val="24"/>
          <w:szCs w:val="24"/>
          <w:lang w:val="en-US"/>
        </w:rPr>
        <w:t xml:space="preserve">ስም በተጠመቅን ጊዜ፤ ስመ ክርስትና በጨበጥን ጊዜ በዛን ጊዜ </w:t>
      </w:r>
      <w:r w:rsidRPr="8F1BDEF5">
        <w:rPr>
          <w:color w:val="ff0000"/>
          <w:sz w:val="24"/>
          <w:szCs w:val="24"/>
          <w:lang w:val="en-US"/>
          <w:rPrChange w:id="78" w:author="ZTE Blade L8" w:date="2024-06-18T05:56:00Z">
            <w:rPr>
              <w:sz w:val="24"/>
              <w:szCs w:val="24"/>
              <w:lang w:val="en-US"/>
            </w:rPr>
          </w:rPrChange>
        </w:rPr>
        <w:t>እግዚአብሔር</w:t>
      </w:r>
      <w:r>
        <w:rPr>
          <w:sz w:val="24"/>
          <w:szCs w:val="24"/>
          <w:lang w:val="en-US"/>
        </w:rPr>
        <w:t xml:space="preserve"> የልጅነትን ክብር ለኛ ሰጠ። ከዛን ሰአት ጀምሮ </w:t>
      </w:r>
      <w:r>
        <w:rPr>
          <w:color w:val="ff0000"/>
          <w:sz w:val="24"/>
          <w:szCs w:val="24"/>
          <w:lang w:val="en-US"/>
        </w:rPr>
        <w:t>እግዚአብሔር</w:t>
      </w:r>
      <w:r>
        <w:rPr>
          <w:sz w:val="24"/>
          <w:szCs w:val="24"/>
          <w:lang w:val="en-US"/>
        </w:rPr>
        <w:t xml:space="preserve"> በራሱ ፈቃድ እያሳደገን ነው የመጣው፥ አውቀን ካልጠፋን በስተቀር፤ አምነን ካልካድን በድተቀር፤ በራሳችን የስጋ ፍላጎት ተነድተን ከእውነትን ካልሄድን በስተቀር </w:t>
      </w:r>
      <w:r>
        <w:rPr>
          <w:color w:val="ff0000"/>
          <w:sz w:val="24"/>
          <w:szCs w:val="24"/>
          <w:lang w:val="en-US"/>
        </w:rPr>
        <w:t>እግዚአብሔር</w:t>
      </w:r>
      <w:r>
        <w:rPr>
          <w:sz w:val="24"/>
          <w:szCs w:val="24"/>
          <w:lang w:val="en-US"/>
        </w:rPr>
        <w:t xml:space="preserve"> በመጀመሪያ የልጅነትን ክብር ለሰጠው ሁሉ፤ ስጋና ደሙን ለተቀበለው ሁሉ፤ </w:t>
      </w:r>
      <w:r>
        <w:rPr>
          <w:color w:val="ff0000"/>
          <w:sz w:val="24"/>
          <w:szCs w:val="24"/>
          <w:lang w:val="en-US"/>
        </w:rPr>
        <w:t>እግዚአብሔር</w:t>
      </w:r>
      <w:r>
        <w:rPr>
          <w:sz w:val="24"/>
          <w:szCs w:val="24"/>
          <w:lang w:val="en-US"/>
        </w:rPr>
        <w:t xml:space="preserve"> ሁልጊዜ በልቡ ዉስጥ ህይወትን እንደዘራ ነው ያለው። ፈቅዶና ወዶ በሥጋው ተገፍቶ፣ በዚህ አለም ተንኮል ተታሎ ካልጠፋ በቀር፤ የተሰጠውን ክብር ካልናቀ በስተቀር፤ ተመልሶ ወደ ትቢያ ወደ ነበረበት ወደ ጥፋት ካልሄደ በስተቀር </w:t>
      </w:r>
      <w:r>
        <w:rPr>
          <w:color w:val="ff0000"/>
          <w:sz w:val="24"/>
          <w:szCs w:val="24"/>
          <w:lang w:val="en-US"/>
        </w:rPr>
        <w:t>እግዚአብሔር</w:t>
      </w:r>
      <w:r>
        <w:rPr>
          <w:sz w:val="24"/>
          <w:szCs w:val="24"/>
          <w:lang w:val="en-US"/>
        </w:rPr>
        <w:t xml:space="preserve"> ግን የልጅነትን ክብር ሰጧል። ከራሱ ፈቃድ ከራሱ </w:t>
      </w:r>
      <w:r>
        <w:rPr>
          <w:color w:val="ff0000"/>
          <w:sz w:val="24"/>
          <w:szCs w:val="24"/>
          <w:lang w:val="en-US"/>
        </w:rPr>
        <w:t>ከእግዚአብሔር</w:t>
      </w:r>
      <w:r>
        <w:rPr>
          <w:sz w:val="24"/>
          <w:szCs w:val="24"/>
          <w:lang w:val="en-US"/>
        </w:rPr>
        <w:t xml:space="preserve"> ተወለዱ እንጂ ከደም ወይም ከሥጋ ፈቃድ ወይም ከወንድ ፈቃድ አልተወለዱም። ይላል።</w:t>
      </w:r>
    </w:p>
    <w:p>
      <w:pPr>
        <w:pStyle w:val="style0"/>
        <w:jc w:val="both"/>
        <w:rPr>
          <w:sz w:val="24"/>
          <w:szCs w:val="24"/>
        </w:rPr>
      </w:pPr>
      <w:r>
        <w:rPr>
          <w:sz w:val="24"/>
          <w:szCs w:val="24"/>
          <w:lang w:val="en-US"/>
        </w:rPr>
        <w:t xml:space="preserve">መጀመሪያ ስንወለድ ከምንድ ነው? ከደም፣ ከሥጋ፣ ከወንድ ነው። ክርስትናን ስመ ክርስትናን ስንጨብጥ፣ ስንጠመቅ፣ </w:t>
      </w:r>
      <w:r>
        <w:rPr>
          <w:color w:val="ff0000"/>
          <w:sz w:val="24"/>
          <w:szCs w:val="24"/>
          <w:lang w:val="en-US"/>
        </w:rPr>
        <w:t>በአብ፣ በወልድ፣ በመንፈስ ቅዱስ</w:t>
      </w:r>
      <w:r>
        <w:rPr>
          <w:sz w:val="24"/>
          <w:szCs w:val="24"/>
          <w:lang w:val="en-US"/>
        </w:rPr>
        <w:t xml:space="preserve"> ስም ተጠምቀን ሰም ክርትናን ስንጨብጥ ያኔ </w:t>
      </w:r>
      <w:r>
        <w:rPr>
          <w:color w:val="ff0000"/>
          <w:sz w:val="24"/>
          <w:szCs w:val="24"/>
          <w:lang w:val="en-US"/>
        </w:rPr>
        <w:t>ከእግዚአብሔር</w:t>
      </w:r>
      <w:r>
        <w:rPr>
          <w:sz w:val="24"/>
          <w:szCs w:val="24"/>
          <w:lang w:val="en-US"/>
        </w:rPr>
        <w:t xml:space="preserve"> ተወልደናል።</w:t>
      </w:r>
    </w:p>
    <w:p>
      <w:pPr>
        <w:pStyle w:val="style0"/>
        <w:jc w:val="both"/>
        <w:rPr>
          <w:sz w:val="24"/>
          <w:szCs w:val="24"/>
        </w:rPr>
      </w:pPr>
      <w:r>
        <w:rPr>
          <w:sz w:val="24"/>
          <w:szCs w:val="24"/>
          <w:lang w:val="en-US"/>
        </w:rPr>
        <w:t xml:space="preserve">¹⁴ </w:t>
      </w:r>
      <w:r>
        <w:rPr>
          <w:color w:val="ff0000"/>
          <w:sz w:val="24"/>
          <w:szCs w:val="24"/>
          <w:lang w:val="en-US"/>
        </w:rPr>
        <w:t>ቃልም</w:t>
      </w:r>
      <w:r>
        <w:rPr>
          <w:sz w:val="24"/>
          <w:szCs w:val="24"/>
          <w:lang w:val="en-US"/>
        </w:rPr>
        <w:t xml:space="preserve"> ሥጋ ሆነ፤</w:t>
      </w:r>
    </w:p>
    <w:p>
      <w:pPr>
        <w:pStyle w:val="style0"/>
        <w:jc w:val="both"/>
        <w:rPr>
          <w:sz w:val="24"/>
          <w:szCs w:val="24"/>
        </w:rPr>
      </w:pPr>
      <w:r>
        <w:rPr>
          <w:sz w:val="24"/>
          <w:szCs w:val="24"/>
          <w:lang w:val="en-US"/>
        </w:rPr>
        <w:tab/>
      </w:r>
      <w:r>
        <w:rPr>
          <w:sz w:val="24"/>
          <w:szCs w:val="24"/>
          <w:lang w:val="en-US"/>
        </w:rPr>
        <w:t xml:space="preserve">እንግዲህ ብዙዎች ትልቅ ጦርነት የሚነሳ እዚህ ጋ ነው። </w:t>
      </w:r>
      <w:r>
        <w:rPr>
          <w:color w:val="ff0000"/>
          <w:sz w:val="24"/>
          <w:szCs w:val="24"/>
          <w:lang w:val="en-US"/>
        </w:rPr>
        <w:t>ቃልም</w:t>
      </w:r>
      <w:r>
        <w:rPr>
          <w:sz w:val="24"/>
          <w:szCs w:val="24"/>
          <w:lang w:val="en-US"/>
        </w:rPr>
        <w:t xml:space="preserve"> ሥጋ ሆነ የሚለው ላይ። </w:t>
      </w:r>
      <w:r>
        <w:rPr>
          <w:color w:val="ff0000"/>
          <w:sz w:val="24"/>
          <w:szCs w:val="24"/>
          <w:lang w:val="en-US"/>
        </w:rPr>
        <w:t>ቃል</w:t>
      </w:r>
      <w:r>
        <w:rPr>
          <w:sz w:val="24"/>
          <w:szCs w:val="24"/>
          <w:lang w:val="en-US"/>
        </w:rPr>
        <w:t xml:space="preserve"> ምንድን ነው? ከላይ እንዳነሳነው ራሱ </w:t>
      </w:r>
      <w:r>
        <w:rPr>
          <w:color w:val="ff0000"/>
          <w:sz w:val="24"/>
          <w:szCs w:val="24"/>
          <w:lang w:val="en-US"/>
        </w:rPr>
        <w:t>እግዚአብሔር</w:t>
      </w:r>
      <w:r>
        <w:rPr>
          <w:sz w:val="24"/>
          <w:szCs w:val="24"/>
          <w:lang w:val="en-US"/>
        </w:rPr>
        <w:t xml:space="preserve"> ነው። </w:t>
      </w:r>
      <w:r>
        <w:rPr>
          <w:color w:val="ff0000"/>
          <w:sz w:val="24"/>
          <w:szCs w:val="24"/>
          <w:lang w:val="en-US"/>
        </w:rPr>
        <w:t>ወልድ</w:t>
      </w:r>
      <w:r>
        <w:rPr>
          <w:sz w:val="24"/>
          <w:szCs w:val="24"/>
          <w:lang w:val="en-US"/>
        </w:rPr>
        <w:t xml:space="preserve"> </w:t>
      </w:r>
      <w:r>
        <w:rPr>
          <w:color w:val="ff0000"/>
          <w:sz w:val="24"/>
          <w:szCs w:val="24"/>
          <w:lang w:val="en-US"/>
        </w:rPr>
        <w:t>እግዚአብሔር</w:t>
      </w:r>
      <w:r>
        <w:rPr>
          <w:sz w:val="24"/>
          <w:szCs w:val="24"/>
          <w:lang w:val="en-US"/>
        </w:rPr>
        <w:t xml:space="preserve"> ነው። ከሶስቱ አካል አንዱ ነው። ያ </w:t>
      </w:r>
      <w:r>
        <w:rPr>
          <w:color w:val="ff0000"/>
          <w:sz w:val="24"/>
          <w:szCs w:val="24"/>
          <w:lang w:val="en-US"/>
        </w:rPr>
        <w:t>ወልድ</w:t>
      </w:r>
      <w:r>
        <w:rPr>
          <w:sz w:val="24"/>
          <w:szCs w:val="24"/>
          <w:lang w:val="en-US"/>
        </w:rPr>
        <w:t xml:space="preserve"> ሥጋ ሆነ።አ</w:t>
      </w:r>
    </w:p>
    <w:p>
      <w:pPr>
        <w:pStyle w:val="style0"/>
        <w:jc w:val="both"/>
        <w:rPr>
          <w:sz w:val="24"/>
          <w:szCs w:val="24"/>
        </w:rPr>
      </w:pPr>
      <w:r>
        <w:rPr>
          <w:sz w:val="24"/>
          <w:szCs w:val="24"/>
          <w:lang w:val="en-US"/>
        </w:rPr>
        <w:t>ጸጋንና እውነትንም ተመልቶ በእኛ አደረ፥ አንድ ልጅም ከአባቱ ዘንድ እንዳለው ክብር የሆነው ክብሩን አየን።</w:t>
      </w:r>
    </w:p>
    <w:p>
      <w:pPr>
        <w:pStyle w:val="style0"/>
        <w:jc w:val="both"/>
        <w:rPr>
          <w:sz w:val="24"/>
          <w:szCs w:val="24"/>
        </w:rPr>
      </w:pPr>
      <w:r>
        <w:rPr>
          <w:sz w:val="24"/>
          <w:szCs w:val="24"/>
          <w:lang w:val="en-US"/>
        </w:rPr>
        <w:t>¹⁵ ዮሐንስ ስለ እርሱ መሰከረ እንዲህም ብሎ ጮኸ፦ ከእኔ በኋላ የሚመጣው እርሱ ከእኔ በፊት ነበረና</w:t>
      </w:r>
    </w:p>
    <w:p>
      <w:pPr>
        <w:pStyle w:val="style0"/>
        <w:jc w:val="both"/>
        <w:rPr>
          <w:sz w:val="24"/>
          <w:szCs w:val="24"/>
        </w:rPr>
      </w:pPr>
      <w:r>
        <w:rPr>
          <w:sz w:val="24"/>
          <w:szCs w:val="24"/>
          <w:lang w:val="en-US"/>
        </w:rPr>
        <w:t>ልብ በሉ ከእኔ በኋላ የሚመጣው እርሱ ከእኔ በፊት ነበረና</w:t>
      </w:r>
    </w:p>
    <w:p>
      <w:pPr>
        <w:pStyle w:val="style0"/>
        <w:jc w:val="both"/>
        <w:rPr>
          <w:sz w:val="24"/>
          <w:szCs w:val="24"/>
        </w:rPr>
      </w:pPr>
      <w:r>
        <w:rPr>
          <w:sz w:val="24"/>
          <w:szCs w:val="24"/>
          <w:lang w:val="en-US"/>
        </w:rPr>
        <w:t>ከእኔ ይልቅ የከበረ ሆኖአል፤ ስለ እርሱ ያልሁት ይህ ነበረ።</w:t>
      </w:r>
    </w:p>
    <w:p>
      <w:pPr>
        <w:pStyle w:val="style0"/>
        <w:jc w:val="both"/>
        <w:rPr>
          <w:sz w:val="24"/>
          <w:szCs w:val="24"/>
        </w:rPr>
      </w:pPr>
      <w:r>
        <w:rPr>
          <w:sz w:val="24"/>
          <w:szCs w:val="24"/>
          <w:lang w:val="en-US"/>
        </w:rPr>
        <w:t>¹⁶ እኛ ሁላችን ከሙላቱ ተቀብለን በጸጋ ላይ ጸጋ ተሰጥቶናልና ሕግ በሙሴ ተሰጥቶ ነበርና፤</w:t>
      </w:r>
    </w:p>
    <w:p>
      <w:pPr>
        <w:pStyle w:val="style0"/>
        <w:jc w:val="both"/>
        <w:rPr>
          <w:sz w:val="24"/>
          <w:szCs w:val="24"/>
        </w:rPr>
      </w:pPr>
      <w:r>
        <w:rPr>
          <w:sz w:val="24"/>
          <w:szCs w:val="24"/>
          <w:lang w:val="en-US"/>
        </w:rPr>
        <w:t xml:space="preserve">¹⁷ ጸጋና እውነት ግን </w:t>
      </w:r>
      <w:r>
        <w:rPr>
          <w:color w:val="ff0000"/>
          <w:sz w:val="24"/>
          <w:szCs w:val="24"/>
          <w:lang w:val="en-US"/>
        </w:rPr>
        <w:t xml:space="preserve">በኢየሱስ ክርስቶስ </w:t>
      </w:r>
      <w:r>
        <w:rPr>
          <w:sz w:val="24"/>
          <w:szCs w:val="24"/>
          <w:lang w:val="en-US"/>
        </w:rPr>
        <w:t>ሆነ።</w:t>
      </w:r>
    </w:p>
    <w:p>
      <w:pPr>
        <w:pStyle w:val="style0"/>
        <w:jc w:val="both"/>
        <w:rPr>
          <w:sz w:val="24"/>
          <w:szCs w:val="24"/>
        </w:rPr>
      </w:pPr>
      <w:r>
        <w:rPr>
          <w:sz w:val="24"/>
          <w:szCs w:val="24"/>
          <w:lang w:val="en-US"/>
        </w:rPr>
        <w:t xml:space="preserve">¹⁸ መቼም ቢሆን </w:t>
      </w:r>
      <w:r>
        <w:rPr>
          <w:color w:val="ff0000"/>
          <w:sz w:val="24"/>
          <w:szCs w:val="24"/>
          <w:lang w:val="en-US"/>
        </w:rPr>
        <w:t>እግዚአብሔርን</w:t>
      </w:r>
      <w:r>
        <w:rPr>
          <w:sz w:val="24"/>
          <w:szCs w:val="24"/>
          <w:lang w:val="en-US"/>
        </w:rPr>
        <w:t xml:space="preserve"> ያየው አንድ ስንኳ የለም፤ በአባቱ እቅፍ ያለ አንድ ልጁ እርሱ ተረከው።</w:t>
      </w:r>
    </w:p>
    <w:p>
      <w:pPr>
        <w:pStyle w:val="style0"/>
        <w:jc w:val="both"/>
        <w:rPr>
          <w:sz w:val="24"/>
          <w:szCs w:val="24"/>
        </w:rPr>
      </w:pPr>
      <w:r>
        <w:rPr>
          <w:sz w:val="24"/>
          <w:szCs w:val="24"/>
          <w:lang w:val="en-US"/>
        </w:rPr>
        <w:tab/>
      </w:r>
      <w:r>
        <w:rPr>
          <w:sz w:val="24"/>
          <w:szCs w:val="24"/>
          <w:lang w:val="en-US"/>
        </w:rPr>
        <w:t xml:space="preserve">ሁሉን እውነት የገለፀልን ማን ነው? ቸሩ </w:t>
      </w:r>
      <w:r>
        <w:rPr>
          <w:color w:val="ff0000"/>
          <w:sz w:val="24"/>
          <w:szCs w:val="24"/>
          <w:lang w:val="en-US"/>
        </w:rPr>
        <w:t>መድኃኔዓለም</w:t>
      </w:r>
      <w:r>
        <w:rPr>
          <w:sz w:val="24"/>
          <w:szCs w:val="24"/>
          <w:lang w:val="en-US"/>
        </w:rPr>
        <w:t xml:space="preserve"> አምላካችን ጌታችን መድኃኒታችን </w:t>
      </w:r>
      <w:r>
        <w:rPr>
          <w:color w:val="ff0000"/>
          <w:sz w:val="24"/>
          <w:szCs w:val="24"/>
          <w:lang w:val="en-US"/>
        </w:rPr>
        <w:t>ኢይሱስ</w:t>
      </w:r>
      <w:r>
        <w:rPr>
          <w:sz w:val="24"/>
          <w:szCs w:val="24"/>
          <w:lang w:val="en-US"/>
        </w:rPr>
        <w:t xml:space="preserve"> </w:t>
      </w:r>
      <w:r>
        <w:rPr>
          <w:color w:val="ff0000"/>
          <w:sz w:val="24"/>
          <w:szCs w:val="24"/>
          <w:lang w:val="en-US"/>
        </w:rPr>
        <w:t>ክርስቶስ</w:t>
      </w:r>
      <w:r>
        <w:rPr>
          <w:sz w:val="24"/>
          <w:szCs w:val="24"/>
          <w:lang w:val="en-US"/>
        </w:rPr>
        <w:t>፥ ማን ገለፀልን ይህንን ሁሉ እውነት? እሱ።</w:t>
      </w:r>
    </w:p>
    <w:p>
      <w:pPr>
        <w:pStyle w:val="style0"/>
        <w:jc w:val="both"/>
        <w:rPr>
          <w:color w:val="ff0000"/>
          <w:sz w:val="24"/>
          <w:szCs w:val="24"/>
        </w:rPr>
      </w:pPr>
      <w:r>
        <w:rPr>
          <w:sz w:val="24"/>
          <w:szCs w:val="24"/>
          <w:lang w:val="en-US"/>
        </w:rPr>
        <w:t xml:space="preserve">ዛሬ ደሞ ለኛ ማነው እያስተማረን ያለው እውነትን? </w:t>
      </w:r>
      <w:r>
        <w:rPr>
          <w:color w:val="ff0000"/>
          <w:sz w:val="24"/>
          <w:szCs w:val="24"/>
          <w:lang w:val="en-US"/>
        </w:rPr>
        <w:t>እግዚአብሔር መንፈስ ቅዱስ።</w:t>
      </w:r>
    </w:p>
    <w:p>
      <w:pPr>
        <w:pStyle w:val="style0"/>
        <w:jc w:val="both"/>
        <w:rPr>
          <w:sz w:val="24"/>
          <w:szCs w:val="24"/>
        </w:rPr>
      </w:pPr>
      <w:r>
        <w:rPr>
          <w:sz w:val="24"/>
          <w:szCs w:val="24"/>
          <w:lang w:val="en-US"/>
        </w:rPr>
        <w:t xml:space="preserve">ወገኖቼ እምንመለከተው ሚስጥረ </w:t>
      </w:r>
      <w:r>
        <w:rPr>
          <w:color w:val="ff0000"/>
          <w:sz w:val="24"/>
          <w:szCs w:val="24"/>
          <w:lang w:val="en-US"/>
        </w:rPr>
        <w:t>ሥላሴና</w:t>
      </w:r>
      <w:r>
        <w:rPr>
          <w:sz w:val="24"/>
          <w:szCs w:val="24"/>
          <w:lang w:val="en-US"/>
        </w:rPr>
        <w:t xml:space="preserve"> ሚስጥረ ሥጋዌ ነውና ልብ በሉ፥ በመጀመሪያ </w:t>
      </w:r>
      <w:r>
        <w:rPr>
          <w:color w:val="ff0000"/>
          <w:sz w:val="24"/>
          <w:szCs w:val="24"/>
          <w:lang w:val="en-US"/>
        </w:rPr>
        <w:t>ቃል</w:t>
      </w:r>
      <w:r>
        <w:rPr>
          <w:sz w:val="24"/>
          <w:szCs w:val="24"/>
          <w:lang w:val="en-US"/>
        </w:rPr>
        <w:t xml:space="preserve"> ነበረ፥ ሲባል ምን ማለት ነው? </w:t>
      </w:r>
      <w:r>
        <w:rPr>
          <w:color w:val="ff0000"/>
          <w:sz w:val="24"/>
          <w:szCs w:val="24"/>
          <w:lang w:val="en-US"/>
        </w:rPr>
        <w:t>ለቃል</w:t>
      </w:r>
      <w:r>
        <w:rPr>
          <w:sz w:val="24"/>
          <w:szCs w:val="24"/>
          <w:lang w:val="en-US"/>
        </w:rPr>
        <w:t xml:space="preserve"> መነሻ፣ መድረሻ፣ መጨረሻ እንደሌለው በኛ መረዳት እንረዳው ዘንድ የተገለፀልን ነበረ፥ መነሻ የሌለው መሆኑን እያረጋገጠ፥ ቃል </w:t>
      </w:r>
      <w:r w:rsidRPr="83B15EED">
        <w:rPr>
          <w:color w:val="ff0000"/>
          <w:sz w:val="24"/>
          <w:szCs w:val="24"/>
          <w:lang w:val="en-US"/>
          <w:rPrChange w:id="79" w:author="ZTE Blade L8" w:date="2024-06-18T05:57:00Z">
            <w:rPr>
              <w:sz w:val="24"/>
              <w:szCs w:val="24"/>
              <w:lang w:val="en-US"/>
            </w:rPr>
          </w:rPrChange>
        </w:rPr>
        <w:t>በእግዚአብሔር</w:t>
      </w:r>
      <w:r>
        <w:rPr>
          <w:sz w:val="24"/>
          <w:szCs w:val="24"/>
          <w:lang w:val="en-US"/>
        </w:rPr>
        <w:t xml:space="preserve"> ዘንድ ነበረ፥ </w:t>
      </w:r>
      <w:r>
        <w:rPr>
          <w:color w:val="ff0000"/>
          <w:sz w:val="24"/>
          <w:szCs w:val="24"/>
          <w:lang w:val="en-US"/>
        </w:rPr>
        <w:t>ወልድ</w:t>
      </w:r>
      <w:r>
        <w:rPr>
          <w:sz w:val="24"/>
          <w:szCs w:val="24"/>
          <w:lang w:val="en-US"/>
        </w:rPr>
        <w:t xml:space="preserve"> ማለት ነው፥ </w:t>
      </w:r>
      <w:r>
        <w:rPr>
          <w:color w:val="ff0000"/>
          <w:sz w:val="24"/>
          <w:szCs w:val="24"/>
          <w:lang w:val="en-US"/>
        </w:rPr>
        <w:t>ቃልም</w:t>
      </w:r>
      <w:r>
        <w:rPr>
          <w:sz w:val="24"/>
          <w:szCs w:val="24"/>
          <w:lang w:val="en-US"/>
        </w:rPr>
        <w:t xml:space="preserve"> ራሱ </w:t>
      </w:r>
      <w:r>
        <w:rPr>
          <w:color w:val="ff0000"/>
          <w:sz w:val="24"/>
          <w:szCs w:val="24"/>
          <w:lang w:val="en-US"/>
        </w:rPr>
        <w:t>እግዚአብሔር</w:t>
      </w:r>
      <w:r>
        <w:rPr>
          <w:sz w:val="24"/>
          <w:szCs w:val="24"/>
          <w:lang w:val="en-US"/>
        </w:rPr>
        <w:t xml:space="preserve"> ነበረ፥ ከሶስቱ አካል አንዱ </w:t>
      </w:r>
      <w:r>
        <w:rPr>
          <w:color w:val="ff0000"/>
          <w:sz w:val="24"/>
          <w:szCs w:val="24"/>
          <w:lang w:val="en-US"/>
        </w:rPr>
        <w:t>ወልድ</w:t>
      </w:r>
      <w:r>
        <w:rPr>
          <w:sz w:val="24"/>
          <w:szCs w:val="24"/>
          <w:lang w:val="en-US"/>
        </w:rPr>
        <w:t xml:space="preserve"> </w:t>
      </w:r>
      <w:r>
        <w:rPr>
          <w:color w:val="ff0000"/>
          <w:sz w:val="24"/>
          <w:szCs w:val="24"/>
          <w:lang w:val="en-US"/>
        </w:rPr>
        <w:t>ቃል</w:t>
      </w:r>
      <w:r>
        <w:rPr>
          <w:sz w:val="24"/>
          <w:szCs w:val="24"/>
          <w:lang w:val="en-US"/>
        </w:rPr>
        <w:t xml:space="preserve"> እንደ </w:t>
      </w:r>
      <w:r>
        <w:rPr>
          <w:color w:val="ff0000"/>
          <w:sz w:val="24"/>
          <w:szCs w:val="24"/>
          <w:lang w:val="en-US"/>
        </w:rPr>
        <w:t>አብ፣</w:t>
      </w:r>
      <w:r>
        <w:rPr>
          <w:sz w:val="24"/>
          <w:szCs w:val="24"/>
          <w:lang w:val="en-US"/>
        </w:rPr>
        <w:t xml:space="preserve"> እንደ </w:t>
      </w:r>
      <w:r>
        <w:rPr>
          <w:color w:val="ff0000"/>
          <w:sz w:val="24"/>
          <w:szCs w:val="24"/>
          <w:lang w:val="en-US"/>
        </w:rPr>
        <w:t>መንፈስቅዱስ</w:t>
      </w:r>
      <w:r>
        <w:rPr>
          <w:sz w:val="24"/>
          <w:szCs w:val="24"/>
          <w:lang w:val="en-US"/>
        </w:rPr>
        <w:t xml:space="preserve"> </w:t>
      </w:r>
      <w:r>
        <w:rPr>
          <w:color w:val="ff0000"/>
          <w:sz w:val="24"/>
          <w:szCs w:val="24"/>
          <w:lang w:val="en-US"/>
        </w:rPr>
        <w:t>እግዚአብሔር</w:t>
      </w:r>
      <w:r>
        <w:rPr>
          <w:sz w:val="24"/>
          <w:szCs w:val="24"/>
          <w:lang w:val="en-US"/>
        </w:rPr>
        <w:t xml:space="preserve"> ነው፥ ሁሉ በርሱ ሆነ፥ የተፈጠረው ፍጥረት ሁሉ የምናውቀውም የማናውቀውም ሁሉ፤ የምናየውም የማናየውም ሁሉ በርሱ ሆነ፣ </w:t>
      </w:r>
      <w:r>
        <w:rPr>
          <w:color w:val="ff0000"/>
          <w:sz w:val="24"/>
          <w:szCs w:val="24"/>
          <w:lang w:val="en-US"/>
        </w:rPr>
        <w:t>አብ፣ ወልድ፣ መንፈስ ቅዱስ፣</w:t>
      </w:r>
      <w:r>
        <w:rPr>
          <w:sz w:val="24"/>
          <w:szCs w:val="24"/>
          <w:lang w:val="en-US"/>
        </w:rPr>
        <w:t xml:space="preserve"> ያደረገው አንዱ </w:t>
      </w:r>
      <w:r>
        <w:rPr>
          <w:color w:val="ff0000"/>
          <w:sz w:val="24"/>
          <w:szCs w:val="24"/>
          <w:lang w:val="en-US"/>
        </w:rPr>
        <w:t>እግዚአብሔር</w:t>
      </w:r>
      <w:r>
        <w:rPr>
          <w:sz w:val="24"/>
          <w:szCs w:val="24"/>
          <w:lang w:val="en-US"/>
        </w:rPr>
        <w:t xml:space="preserve"> ያደረገው ሆነ፣ አንዱ </w:t>
      </w:r>
      <w:r>
        <w:rPr>
          <w:color w:val="ff0000"/>
          <w:sz w:val="24"/>
          <w:szCs w:val="24"/>
          <w:lang w:val="en-US"/>
        </w:rPr>
        <w:t>እግዚአብሔር</w:t>
      </w:r>
      <w:r>
        <w:rPr>
          <w:sz w:val="24"/>
          <w:szCs w:val="24"/>
          <w:lang w:val="en-US"/>
        </w:rPr>
        <w:t xml:space="preserve"> ያደረገው ሆነ! ያለ </w:t>
      </w:r>
      <w:r>
        <w:rPr>
          <w:color w:val="ff0000"/>
          <w:sz w:val="24"/>
          <w:szCs w:val="24"/>
          <w:lang w:val="en-US"/>
        </w:rPr>
        <w:t>ቃል</w:t>
      </w:r>
      <w:r>
        <w:rPr>
          <w:sz w:val="24"/>
          <w:szCs w:val="24"/>
          <w:lang w:val="en-US"/>
        </w:rPr>
        <w:t xml:space="preserve"> ወይም ያለ </w:t>
      </w:r>
      <w:r>
        <w:rPr>
          <w:color w:val="ff0000"/>
          <w:sz w:val="24"/>
          <w:szCs w:val="24"/>
          <w:lang w:val="en-US"/>
        </w:rPr>
        <w:t>ወልድ</w:t>
      </w:r>
      <w:r>
        <w:rPr>
          <w:sz w:val="24"/>
          <w:szCs w:val="24"/>
          <w:lang w:val="en-US"/>
        </w:rPr>
        <w:t xml:space="preserve"> ወይም ያለ ቸሩ </w:t>
      </w:r>
      <w:r>
        <w:rPr>
          <w:color w:val="ff0000"/>
          <w:sz w:val="24"/>
          <w:szCs w:val="24"/>
          <w:lang w:val="en-US"/>
        </w:rPr>
        <w:t>መድኃኔዓለም</w:t>
      </w:r>
      <w:r>
        <w:rPr>
          <w:sz w:val="24"/>
          <w:szCs w:val="24"/>
          <w:lang w:val="en-US"/>
        </w:rPr>
        <w:t xml:space="preserve"> ያለ መድኃኒታችን </w:t>
      </w:r>
      <w:r>
        <w:rPr>
          <w:color w:val="ff0000"/>
          <w:sz w:val="24"/>
          <w:szCs w:val="24"/>
          <w:lang w:val="en-US"/>
        </w:rPr>
        <w:t>ኢየሱስ</w:t>
      </w:r>
      <w:r>
        <w:rPr>
          <w:sz w:val="24"/>
          <w:szCs w:val="24"/>
          <w:lang w:val="en-US"/>
        </w:rPr>
        <w:t xml:space="preserve"> </w:t>
      </w:r>
      <w:r>
        <w:rPr>
          <w:color w:val="ff0000"/>
          <w:sz w:val="24"/>
          <w:szCs w:val="24"/>
          <w:lang w:val="en-US"/>
        </w:rPr>
        <w:t>ክርስቶስ</w:t>
      </w:r>
      <w:r>
        <w:rPr>
          <w:sz w:val="24"/>
          <w:szCs w:val="24"/>
          <w:lang w:val="en-US"/>
        </w:rPr>
        <w:t xml:space="preserve"> አንዳችስ እንኳ ያለ እርሱ አልሆነም። በዚህ ልብ ልንል ይገባል ቸሩ </w:t>
      </w:r>
      <w:r>
        <w:rPr>
          <w:color w:val="ff0000"/>
          <w:sz w:val="24"/>
          <w:szCs w:val="24"/>
          <w:lang w:val="en-US"/>
        </w:rPr>
        <w:t>መድኃኔዓለም ወልድ</w:t>
      </w:r>
      <w:r>
        <w:rPr>
          <w:sz w:val="24"/>
          <w:szCs w:val="24"/>
          <w:lang w:val="en-US"/>
        </w:rPr>
        <w:t xml:space="preserve"> ለሰው ፍቅር በስጋ ቢወለድም ክብሩ፣ አምላክነቱ፣ ፈጣሪነቱ፣ በመለኮት አንድነቱ፣ ባንዲት ባህርይ </w:t>
      </w:r>
      <w:r>
        <w:rPr>
          <w:color w:val="ff0000"/>
          <w:sz w:val="24"/>
          <w:szCs w:val="24"/>
          <w:lang w:val="en-US"/>
        </w:rPr>
        <w:t xml:space="preserve">ከአብ፣ ከመነፈስ ቅዱስ </w:t>
      </w:r>
      <w:r>
        <w:rPr>
          <w:sz w:val="24"/>
          <w:szCs w:val="24"/>
          <w:lang w:val="en-US"/>
        </w:rPr>
        <w:t xml:space="preserve">አይለይም! ብዙዎች አምላክነቱን፣ ከሶስት አካል አንዱ መሆኑን በተለያየ መልኩ ሊቀንሱት ዝቅ ሊያደርጉት ሊከፋፍሉት ሲሞክሩና በዚያም ስሌታቸው እንደጠፉ የምናውቀው ነው። ለሰው ላዳም ዘር ከመነሻው እንካሁን የተገለፀው ሚስጥር ሁሉ ሚጥረ </w:t>
      </w:r>
      <w:r>
        <w:rPr>
          <w:color w:val="ff0000"/>
          <w:sz w:val="24"/>
          <w:szCs w:val="24"/>
          <w:lang w:val="en-US"/>
        </w:rPr>
        <w:t>ሥላሴን</w:t>
      </w:r>
      <w:r>
        <w:rPr>
          <w:sz w:val="24"/>
          <w:szCs w:val="24"/>
          <w:lang w:val="en-US"/>
        </w:rPr>
        <w:t xml:space="preserve">፣ ሚስጥረ ሥጋዌ የቀሩትም ሶስቱ ሚስጥራት ሚስጥረ ጥምቀት፣ ሚስጥረ ቁርባን፣ ሚስጥረ ትንሳኤ ሙታን፥ </w:t>
      </w:r>
      <w:r>
        <w:rPr>
          <w:color w:val="ff0000"/>
          <w:sz w:val="24"/>
          <w:szCs w:val="24"/>
          <w:lang w:val="en-US"/>
        </w:rPr>
        <w:t>በቃል</w:t>
      </w:r>
      <w:r>
        <w:rPr>
          <w:sz w:val="24"/>
          <w:szCs w:val="24"/>
          <w:lang w:val="en-US"/>
        </w:rPr>
        <w:t xml:space="preserve"> ወይም </w:t>
      </w:r>
      <w:r>
        <w:rPr>
          <w:color w:val="ff0000"/>
          <w:sz w:val="24"/>
          <w:szCs w:val="24"/>
          <w:lang w:val="en-US"/>
        </w:rPr>
        <w:t xml:space="preserve">በወልድ በኢየሱስ ክርስቶስ በቸሩ በመድኃኔዓለም </w:t>
      </w:r>
      <w:r>
        <w:rPr>
          <w:sz w:val="24"/>
          <w:szCs w:val="24"/>
          <w:lang w:val="en-US"/>
        </w:rPr>
        <w:t xml:space="preserve">በአባቱ እቅፍ ያለው አንዱ ልጁ እርሱ ተረከው ለኛ አሰረፀው፣ ለኛ ነገረን፣ ለኛ አበሰረን፣ ለኛ አደረገው፣ ለኛ ሚስጥራት ሁሉ እንዲደርሰን አደረገ፣ ሚስጥርን እንድናውቅ ሁሉ ፈቀደ፣ በእውነትና በመንፈስ ለምናምን ለኛ ሚስጥርን ሁሉ እንድናውቅ ነው የተደረገው። የመዳንን መንገድ ላመነ፣ ለወደደው፣ ሊያውቀው፣ ሊያምነው፣ እውነትን ሊቀበል፣ ለፈቀደ ለወደደ ሁሉ፣ ገለፀው። ፍቅሩን </w:t>
      </w:r>
      <w:r>
        <w:rPr>
          <w:color w:val="ff0000"/>
          <w:sz w:val="24"/>
          <w:szCs w:val="24"/>
          <w:lang w:val="en-US"/>
        </w:rPr>
        <w:t>የ</w:t>
      </w:r>
      <w:del w:id="80" w:author="ZTE Blade L8" w:date="2024-06-18T06:04:00Z">
        <w:r w:rsidDel="8E63F867">
          <w:rPr>
            <w:color w:val="ff0000"/>
            <w:sz w:val="24"/>
            <w:szCs w:val="24"/>
            <w:lang w:val="en-US"/>
          </w:rPr>
          <w:delText>እግዚአብሄር</w:delText>
        </w:r>
      </w:del>
      <w:ins w:id="81" w:author="ZTE Blade L8" w:date="2024-06-18T06:04:00Z">
        <w:r w:rsidR="4F5BF5C1">
          <w:rPr>
            <w:color w:val="ff0000"/>
            <w:sz w:val="24"/>
            <w:szCs w:val="24"/>
            <w:lang w:val="en-US"/>
          </w:rPr>
          <w:t>እግዚአብሔር</w:t>
        </w:r>
      </w:ins>
      <w:r>
        <w:rPr>
          <w:color w:val="ff0000"/>
          <w:sz w:val="24"/>
          <w:szCs w:val="24"/>
          <w:lang w:val="en-US"/>
        </w:rPr>
        <w:t>ን</w:t>
      </w:r>
      <w:r>
        <w:rPr>
          <w:sz w:val="24"/>
          <w:szCs w:val="24"/>
          <w:lang w:val="en-US"/>
        </w:rPr>
        <w:t xml:space="preserve"> ፍቅር ፍፁም ፍቅር ለሰው ልጅ ያለውን መውደድ፣ ከፈጠረው ፍጥረት ሁሉ ለሰው ልጅ የሰጠውን ታላቅ ፍቅርና ዋጋ፣ ክብርና ሞገስ ገለፀ። ማን ይህንን አደረገ? አንዱ </w:t>
      </w:r>
      <w:r>
        <w:rPr>
          <w:color w:val="ff0000"/>
          <w:sz w:val="24"/>
          <w:szCs w:val="24"/>
          <w:lang w:val="en-US"/>
        </w:rPr>
        <w:t>እግዚአብሔር</w:t>
      </w:r>
      <w:r>
        <w:rPr>
          <w:sz w:val="24"/>
          <w:szCs w:val="24"/>
          <w:lang w:val="en-US"/>
        </w:rPr>
        <w:t xml:space="preserve"> ከሶስቱ አክል አንዱ </w:t>
      </w:r>
      <w:r>
        <w:rPr>
          <w:color w:val="ff0000"/>
          <w:sz w:val="24"/>
          <w:szCs w:val="24"/>
          <w:lang w:val="en-US"/>
        </w:rPr>
        <w:t xml:space="preserve">ወልድ ቸሩ መድኃኔዓለም </w:t>
      </w:r>
      <w:r>
        <w:rPr>
          <w:sz w:val="24"/>
          <w:szCs w:val="24"/>
          <w:lang w:val="en-US"/>
        </w:rPr>
        <w:t xml:space="preserve">ስለሰው ሃጥያት ሲል ዋጋ ሊከፍል ወዶ ለአዳም በገባው የፍቅር ቃልኪዳን ከ5 ሺ 5መቶ ዘመን በኃላ እንደቃሉ </w:t>
      </w:r>
      <w:r>
        <w:rPr>
          <w:color w:val="ff0000"/>
          <w:sz w:val="24"/>
          <w:szCs w:val="24"/>
          <w:lang w:val="en-US"/>
        </w:rPr>
        <w:t>ከድንግል</w:t>
      </w:r>
      <w:r>
        <w:rPr>
          <w:sz w:val="24"/>
          <w:szCs w:val="24"/>
          <w:lang w:val="en-US"/>
        </w:rPr>
        <w:t xml:space="preserve"> ተወልዶ ከስጋዋ ስጋ ከነፍሷ ነፍስን ነስቶ እንደኛው አድጎ ያለ ሃጥያት ተመላልሶ ስለበደላችን፣ ስለምንሰራው ሃጥያት እንደሚታረድ በግ በሸላቾቹ ፊት ዝም እንደሚል በግ ሆኖ ተቀጥቅጦ፣ ተገርፎ፣ ቆስሎ፣ ደቆ፥ ተወግቶ፣ ተሰቅሎ የኛን ሞት ሞቶ በአምላክነቱ ሞትን ገሎ ከመቃብር ፈንቅሎ በሶስተኛው ቀን ተነሳ። ለኛ ለምናምነው እንደነገረን፣ እንደመሰከረልን፣ እንዳስተማረን እንድንሄድበት እንዳመለከተን ለምናምን በእውነትና በመንፈስ ለምናምን ዳግም በ40 ቀንና በ80 ቀን ተጠምቀን ልጆቹ ለሆንን ይህ እውነት ሆነ።</w:t>
      </w:r>
    </w:p>
    <w:p>
      <w:pPr>
        <w:pStyle w:val="style0"/>
        <w:jc w:val="both"/>
        <w:rPr>
          <w:sz w:val="24"/>
          <w:szCs w:val="24"/>
        </w:rPr>
      </w:pPr>
      <w:r>
        <w:rPr>
          <w:sz w:val="24"/>
          <w:szCs w:val="24"/>
          <w:lang w:val="en-US"/>
        </w:rPr>
        <w:t xml:space="preserve">ሁለተኛው መወለዳችን ከስጋ ፈቃድ ወይም ከወንድ ከደም አይደለም </w:t>
      </w:r>
      <w:r>
        <w:rPr>
          <w:color w:val="ff0000"/>
          <w:sz w:val="24"/>
          <w:szCs w:val="24"/>
          <w:lang w:val="en-US"/>
        </w:rPr>
        <w:t>ከእግዚአብሔር</w:t>
      </w:r>
      <w:r>
        <w:rPr>
          <w:sz w:val="24"/>
          <w:szCs w:val="24"/>
          <w:lang w:val="en-US"/>
        </w:rPr>
        <w:t xml:space="preserve"> እንጅ </w:t>
      </w:r>
      <w:r>
        <w:rPr>
          <w:color w:val="ff0000"/>
          <w:sz w:val="24"/>
          <w:szCs w:val="24"/>
          <w:lang w:val="en-US"/>
        </w:rPr>
        <w:t>ከእግዚአብሔር</w:t>
      </w:r>
      <w:r>
        <w:rPr>
          <w:sz w:val="24"/>
          <w:szCs w:val="24"/>
          <w:lang w:val="en-US"/>
        </w:rPr>
        <w:t xml:space="preserve"> የሆነ የመንፈስን ስራ ይሰራል በእውነትና በመንፈስ ይፀናል። </w:t>
      </w:r>
      <w:r>
        <w:rPr>
          <w:color w:val="ff0000"/>
          <w:sz w:val="24"/>
          <w:szCs w:val="24"/>
          <w:lang w:val="en-US"/>
        </w:rPr>
        <w:t>የእግዚአብሔር</w:t>
      </w:r>
      <w:r>
        <w:rPr>
          <w:sz w:val="24"/>
          <w:szCs w:val="24"/>
          <w:lang w:val="en-US"/>
        </w:rPr>
        <w:t xml:space="preserve"> ልጆች ሆነን ስልጣንም ተሰጦን እንዲህ የወደደን አምላክ ለምንበድል ምንኛ ጉዳት ነው! </w:t>
      </w:r>
      <w:r>
        <w:rPr>
          <w:color w:val="ff0000"/>
          <w:sz w:val="24"/>
          <w:szCs w:val="24"/>
          <w:lang w:val="en-US"/>
        </w:rPr>
        <w:t>ቃልም</w:t>
      </w:r>
      <w:r>
        <w:rPr>
          <w:sz w:val="24"/>
          <w:szCs w:val="24"/>
          <w:lang w:val="en-US"/>
        </w:rPr>
        <w:t xml:space="preserve"> ስጋ ሆነ፥ ፀጋንና እውነትንም ተሞልቶ በኛ አደረ አንድ ልጅም ከአባቱ ዘንድ እንዳለው ክብር የሆነውን ክብሩን አየን።</w:t>
      </w:r>
    </w:p>
    <w:p>
      <w:pPr>
        <w:pStyle w:val="style0"/>
        <w:jc w:val="both"/>
        <w:rPr>
          <w:sz w:val="24"/>
          <w:szCs w:val="24"/>
          <w:lang w:val="en-US"/>
        </w:rPr>
      </w:pPr>
      <w:r>
        <w:rPr>
          <w:sz w:val="24"/>
          <w:szCs w:val="24"/>
          <w:lang w:val="en-US"/>
        </w:rPr>
        <w:t xml:space="preserve">ወደ ሌላው አስረጃችን ስንሄድ ወደ ኃይማኖተ አበው እንሂድ በመጀመሪያ ኃይማኖተ አበው ምን ማለት ነው? የሚለውን በመጠኑ ላላወቅነው እንድንረዳው ብናየው መልካም ነው። ኃይማኖተ አበው ያባቶቻችን </w:t>
      </w:r>
      <w:del w:id="82" w:author="ZTE Blade L8" w:date="2024-06-18T06:13:00Z">
        <w:r w:rsidDel="8A9F75B7">
          <w:rPr>
            <w:sz w:val="24"/>
            <w:szCs w:val="24"/>
            <w:lang w:val="en-US"/>
          </w:rPr>
          <w:delText>ሃይማኖት</w:delText>
        </w:r>
      </w:del>
      <w:ins w:id="83" w:author="ZTE Blade L8" w:date="2024-06-18T06:13:00Z">
        <w:r w:rsidR="C6C7A9DA">
          <w:rPr>
            <w:sz w:val="24"/>
            <w:szCs w:val="24"/>
            <w:lang w:val="en-US"/>
          </w:rPr>
          <w:t>ኃይማኖት</w:t>
        </w:r>
      </w:ins>
      <w:r>
        <w:rPr>
          <w:sz w:val="24"/>
          <w:szCs w:val="24"/>
          <w:lang w:val="en-US"/>
        </w:rPr>
        <w:t xml:space="preserve"> ማለት ሲሆን በመፅሃፉ መግቢያ ላይ ያለውን መግለጫ ብናየው እንዲህ ይላል።</w:t>
      </w:r>
    </w:p>
    <w:p>
      <w:pPr>
        <w:pStyle w:val="style0"/>
        <w:jc w:val="both"/>
        <w:rPr>
          <w:sz w:val="24"/>
          <w:szCs w:val="24"/>
        </w:rPr>
      </w:pPr>
      <w:r>
        <w:rPr>
          <w:sz w:val="24"/>
          <w:szCs w:val="24"/>
          <w:lang w:val="en-US"/>
        </w:rPr>
        <w:t xml:space="preserve"> ከሁሉ ይልቅ የሰውን ልጅ በአርአያውና በምሳሌው የፈጠረ </w:t>
      </w:r>
      <w:r>
        <w:rPr>
          <w:color w:val="ff0000"/>
          <w:sz w:val="24"/>
          <w:szCs w:val="24"/>
          <w:lang w:val="en-US"/>
        </w:rPr>
        <w:t>እግዚአብሔር</w:t>
      </w:r>
      <w:r>
        <w:rPr>
          <w:sz w:val="24"/>
          <w:szCs w:val="24"/>
          <w:lang w:val="en-US"/>
        </w:rPr>
        <w:t xml:space="preserve"> አምላክ ለዘለአለሙ ክብር ምስጋና ይግባውና እነሆ ይህ ኃይማኖተ አበው የተባለ መፅሃፍ የአለም ህልውናዋ እስከተለወጠ ድረስ የማይሻር፣ የማይገሰስ፣ የማይለወጥ፣ የማይናወጥ የጥንት አባቶቻችን </w:t>
      </w:r>
      <w:del w:id="84" w:author="ZTE Blade L8" w:date="2024-06-18T06:13:00Z">
        <w:r w:rsidDel="D4DA545C">
          <w:rPr>
            <w:sz w:val="24"/>
            <w:szCs w:val="24"/>
            <w:lang w:val="en-US"/>
          </w:rPr>
          <w:delText>ሃይማኖት</w:delText>
        </w:r>
      </w:del>
      <w:ins w:id="85" w:author="ZTE Blade L8" w:date="2024-06-18T06:13:00Z">
        <w:r w:rsidR="CE55257E">
          <w:rPr>
            <w:sz w:val="24"/>
            <w:szCs w:val="24"/>
            <w:lang w:val="en-US"/>
          </w:rPr>
          <w:t>ኃይማኖት</w:t>
        </w:r>
      </w:ins>
      <w:r>
        <w:rPr>
          <w:sz w:val="24"/>
          <w:szCs w:val="24"/>
          <w:lang w:val="en-US"/>
        </w:rPr>
        <w:t xml:space="preserve"> ነው፥ የጥንት አባቶቻችን </w:t>
      </w:r>
      <w:del w:id="86" w:author="ZTE Blade L8" w:date="2024-06-18T06:13:00Z">
        <w:r w:rsidDel="38C45170">
          <w:rPr>
            <w:sz w:val="24"/>
            <w:szCs w:val="24"/>
            <w:lang w:val="en-US"/>
          </w:rPr>
          <w:delText>ሃይማኖት</w:delText>
        </w:r>
      </w:del>
      <w:ins w:id="87" w:author="ZTE Blade L8" w:date="2024-06-18T06:13:00Z">
        <w:r w:rsidR="F7F692A8">
          <w:rPr>
            <w:sz w:val="24"/>
            <w:szCs w:val="24"/>
            <w:lang w:val="en-US"/>
          </w:rPr>
          <w:t>ኃይማኖት</w:t>
        </w:r>
      </w:ins>
      <w:r>
        <w:rPr>
          <w:sz w:val="24"/>
          <w:szCs w:val="24"/>
          <w:lang w:val="en-US"/>
        </w:rPr>
        <w:t xml:space="preserve"> ነው፥ እሱም ጌታችን መድኃኒታችን </w:t>
      </w:r>
      <w:r>
        <w:rPr>
          <w:color w:val="ff0000"/>
          <w:sz w:val="24"/>
          <w:szCs w:val="24"/>
          <w:lang w:val="en-US"/>
        </w:rPr>
        <w:t>ኢየሱስ</w:t>
      </w:r>
      <w:r>
        <w:rPr>
          <w:sz w:val="24"/>
          <w:szCs w:val="24"/>
          <w:lang w:val="en-US"/>
        </w:rPr>
        <w:t xml:space="preserve"> </w:t>
      </w:r>
      <w:r>
        <w:rPr>
          <w:color w:val="ff0000"/>
          <w:sz w:val="24"/>
          <w:szCs w:val="24"/>
          <w:lang w:val="en-US"/>
        </w:rPr>
        <w:t>ክርስቶስ</w:t>
      </w:r>
      <w:r>
        <w:rPr>
          <w:sz w:val="24"/>
          <w:szCs w:val="24"/>
          <w:lang w:val="en-US"/>
        </w:rPr>
        <w:t xml:space="preserve"> በመሰረተው መሰረተ እምነት ትምህርት ላይ ተመስርተው ሐዋርያት በሲኖዶሳቸው ደንግገው ያስተማሩት ከዚያም ቀጥሎ በዘመኑ የነበሩ የ</w:t>
      </w:r>
      <w:del w:id="88" w:author="ZTE Blade L8" w:date="2024-06-18T06:13:00Z">
        <w:r w:rsidDel="80BAB93C">
          <w:rPr>
            <w:sz w:val="24"/>
            <w:szCs w:val="24"/>
            <w:lang w:val="en-US"/>
          </w:rPr>
          <w:delText>ሃይማኖት</w:delText>
        </w:r>
      </w:del>
      <w:ins w:id="89" w:author="ZTE Blade L8" w:date="2024-06-18T06:13:00Z">
        <w:r w:rsidR="C09E3324">
          <w:rPr>
            <w:sz w:val="24"/>
            <w:szCs w:val="24"/>
            <w:lang w:val="en-US"/>
          </w:rPr>
          <w:t>ኃይማኖት</w:t>
        </w:r>
      </w:ins>
      <w:r>
        <w:rPr>
          <w:sz w:val="24"/>
          <w:szCs w:val="24"/>
          <w:lang w:val="en-US"/>
        </w:rPr>
        <w:t xml:space="preserve"> መሪዎች፣ እረኞች ማለትም 318 ሊቃውንት ሊቃነ ጳጳሳትና ጳጳሳት፣ ኤጲስ ቆጶሳትም በጉባኤ ዘኒቂያ ወስነው ያፀኑት መዝገበ </w:t>
      </w:r>
      <w:del w:id="90" w:author="ZTE Blade L8" w:date="2024-06-18T06:13:00Z">
        <w:r w:rsidDel="DD890D75">
          <w:rPr>
            <w:sz w:val="24"/>
            <w:szCs w:val="24"/>
            <w:lang w:val="en-US"/>
          </w:rPr>
          <w:delText>ሃይማኖት</w:delText>
        </w:r>
      </w:del>
      <w:ins w:id="91" w:author="ZTE Blade L8" w:date="2024-06-18T06:13:00Z">
        <w:r w:rsidR="3C8813F0">
          <w:rPr>
            <w:sz w:val="24"/>
            <w:szCs w:val="24"/>
            <w:lang w:val="en-US"/>
          </w:rPr>
          <w:t>ኃይማኖት</w:t>
        </w:r>
      </w:ins>
      <w:r>
        <w:rPr>
          <w:sz w:val="24"/>
          <w:szCs w:val="24"/>
          <w:lang w:val="en-US"/>
        </w:rPr>
        <w:t xml:space="preserve"> ነው። ልብ ብላችሁ አድምጡ ይሄ እንግዲህ ኃይማኖተ አበው መግቢያ ላይ ያለው ቃል ነው። ይህን መፅሃፍ በየጊዜው የተነሱ ሊቃውንት ደርሰውታል፥ ፅፈውታል ዮሃንስ ዘቡልስ፣ አባ </w:t>
      </w:r>
      <w:r>
        <w:rPr>
          <w:color w:val="ff0000"/>
          <w:sz w:val="24"/>
          <w:szCs w:val="24"/>
          <w:lang w:val="en-US"/>
        </w:rPr>
        <w:t>ሚካኤል</w:t>
      </w:r>
      <w:r>
        <w:rPr>
          <w:sz w:val="24"/>
          <w:szCs w:val="24"/>
          <w:lang w:val="en-US"/>
        </w:rPr>
        <w:t xml:space="preserve"> ዘሃገረ አትሪም፣ ወመልህቅ አባ </w:t>
      </w:r>
      <w:r>
        <w:rPr>
          <w:color w:val="ff0000"/>
          <w:sz w:val="24"/>
          <w:szCs w:val="24"/>
          <w:lang w:val="en-US"/>
        </w:rPr>
        <w:t>ሚካኤልም</w:t>
      </w:r>
      <w:r>
        <w:rPr>
          <w:sz w:val="24"/>
          <w:szCs w:val="24"/>
          <w:lang w:val="en-US"/>
        </w:rPr>
        <w:t xml:space="preserve"> ሰብስበውታል ኃይማኖት አበው አባቶቻችን ተዋህዶ ኦርቶዶክስ እምነትን ለማፅናት ይሄዱበትን መንገድ ተጋድሏቸውን የከፈሉትን ዋጋ፥ በየጊዜው ለሚነሱ ጠላት ለሚዘራቸው አረሞች፥ ክፋቶች የተሳሳተ መንገዶች፣ ለማጥራት እውነትን ለማፅናት የሄዱበት ያፀኑትን የጠላትን የጥፋት ዘር ያመከኑበት ሁሉ የሚነግረን የተጋድሎ ታሪካቸው ነው። ገና በመግቢያው በምዕራፍ 1 እንዲህ ይላል፥</w:t>
      </w:r>
    </w:p>
    <w:p>
      <w:pPr>
        <w:pStyle w:val="style0"/>
        <w:jc w:val="both"/>
        <w:rPr>
          <w:sz w:val="24"/>
          <w:szCs w:val="24"/>
          <w:lang w:val="en-US"/>
        </w:rPr>
      </w:pPr>
      <w:r>
        <w:rPr>
          <w:sz w:val="24"/>
          <w:szCs w:val="24"/>
          <w:lang w:val="en-US"/>
        </w:rPr>
        <w:t xml:space="preserve">ስለ ከበረችው </w:t>
      </w:r>
      <w:del w:id="92" w:author="ZTE Blade L8" w:date="2024-06-18T06:13:00Z">
        <w:r w:rsidDel="2847879D">
          <w:rPr>
            <w:sz w:val="24"/>
            <w:szCs w:val="24"/>
            <w:lang w:val="en-US"/>
          </w:rPr>
          <w:delText>ሃይማኖት</w:delText>
        </w:r>
      </w:del>
      <w:ins w:id="93" w:author="ZTE Blade L8" w:date="2024-06-18T06:13:00Z">
        <w:r w:rsidR="12117741">
          <w:rPr>
            <w:sz w:val="24"/>
            <w:szCs w:val="24"/>
            <w:lang w:val="en-US"/>
          </w:rPr>
          <w:t>ኃይማኖት</w:t>
        </w:r>
      </w:ins>
      <w:r>
        <w:rPr>
          <w:sz w:val="24"/>
          <w:szCs w:val="24"/>
          <w:lang w:val="en-US"/>
        </w:rPr>
        <w:t xml:space="preserve"> ስለ ተዋህዶ ኦርቶዶክስ እምነት ስለ ከበረችው </w:t>
      </w:r>
      <w:del w:id="94" w:author="ZTE Blade L8" w:date="2024-06-18T06:13:00Z">
        <w:r w:rsidDel="62B015DC">
          <w:rPr>
            <w:sz w:val="24"/>
            <w:szCs w:val="24"/>
            <w:lang w:val="en-US"/>
          </w:rPr>
          <w:delText>ሃይማኖት</w:delText>
        </w:r>
      </w:del>
      <w:ins w:id="95" w:author="ZTE Blade L8" w:date="2024-06-18T06:13:00Z">
        <w:r w:rsidR="C3C75969">
          <w:rPr>
            <w:sz w:val="24"/>
            <w:szCs w:val="24"/>
            <w:lang w:val="en-US"/>
          </w:rPr>
          <w:t>ኃይማኖት</w:t>
        </w:r>
      </w:ins>
      <w:r>
        <w:rPr>
          <w:sz w:val="24"/>
          <w:szCs w:val="24"/>
          <w:lang w:val="en-US"/>
        </w:rPr>
        <w:t xml:space="preserve"> </w:t>
      </w:r>
      <w:r>
        <w:rPr>
          <w:color w:val="ff0000"/>
          <w:sz w:val="24"/>
          <w:szCs w:val="24"/>
          <w:lang w:val="en-US"/>
        </w:rPr>
        <w:t>መንፈስ ቅዱስ</w:t>
      </w:r>
      <w:r>
        <w:rPr>
          <w:sz w:val="24"/>
          <w:szCs w:val="24"/>
          <w:lang w:val="en-US"/>
        </w:rPr>
        <w:t xml:space="preserve"> በቃላቸው የተናግረውን ከነርሱ ያንዱንም ያንዱ ሁሉ </w:t>
      </w:r>
      <w:del w:id="96" w:author="ZTE Blade L8" w:date="2024-06-18T06:13:00Z">
        <w:r w:rsidDel="07AF9937">
          <w:rPr>
            <w:sz w:val="24"/>
            <w:szCs w:val="24"/>
            <w:lang w:val="en-US"/>
          </w:rPr>
          <w:delText>ሃይማኖት</w:delText>
        </w:r>
      </w:del>
      <w:ins w:id="97" w:author="ZTE Blade L8" w:date="2024-06-18T06:13:00Z">
        <w:r w:rsidR="F6032D24">
          <w:rPr>
            <w:sz w:val="24"/>
            <w:szCs w:val="24"/>
            <w:lang w:val="en-US"/>
          </w:rPr>
          <w:t>ኃይማኖት</w:t>
        </w:r>
      </w:ins>
      <w:r>
        <w:rPr>
          <w:sz w:val="24"/>
          <w:szCs w:val="24"/>
          <w:lang w:val="en-US"/>
        </w:rPr>
        <w:t xml:space="preserve"> መማገርን እንጀምራለን። ይላል። ስለ ሚስጥረ </w:t>
      </w:r>
      <w:r>
        <w:rPr>
          <w:color w:val="ff0000"/>
          <w:sz w:val="24"/>
          <w:szCs w:val="24"/>
          <w:lang w:val="en-US"/>
        </w:rPr>
        <w:t>ሥላሴ</w:t>
      </w:r>
      <w:r>
        <w:rPr>
          <w:sz w:val="24"/>
          <w:szCs w:val="24"/>
          <w:lang w:val="en-US"/>
        </w:rPr>
        <w:t xml:space="preserve"> ከሶስቱ አካላት አንዱ </w:t>
      </w:r>
      <w:r>
        <w:rPr>
          <w:color w:val="ff0000"/>
          <w:sz w:val="24"/>
          <w:szCs w:val="24"/>
          <w:lang w:val="en-US"/>
        </w:rPr>
        <w:t>ቃል</w:t>
      </w:r>
      <w:r>
        <w:rPr>
          <w:sz w:val="24"/>
          <w:szCs w:val="24"/>
          <w:lang w:val="en-US"/>
        </w:rPr>
        <w:t xml:space="preserve"> አካል </w:t>
      </w:r>
      <w:r>
        <w:rPr>
          <w:color w:val="ff0000"/>
          <w:sz w:val="24"/>
          <w:szCs w:val="24"/>
          <w:lang w:val="en-US"/>
        </w:rPr>
        <w:t>ቃል</w:t>
      </w:r>
      <w:r>
        <w:rPr>
          <w:sz w:val="24"/>
          <w:szCs w:val="24"/>
          <w:lang w:val="en-US"/>
        </w:rPr>
        <w:t xml:space="preserve"> ሰው ስለመሆኑ ከመናፍቃንም ጋር ስለተደረገው ክርክር አስቀድመን ጌታችን መድኃኒታችን </w:t>
      </w:r>
      <w:r>
        <w:rPr>
          <w:color w:val="ff0000"/>
          <w:sz w:val="24"/>
          <w:szCs w:val="24"/>
          <w:lang w:val="en-US"/>
        </w:rPr>
        <w:t>ኡየሱስ ክርስቶስ ቸሩ መድኃኔዓለም</w:t>
      </w:r>
      <w:r>
        <w:rPr>
          <w:sz w:val="24"/>
          <w:szCs w:val="24"/>
          <w:lang w:val="en-US"/>
        </w:rPr>
        <w:t xml:space="preserve"> የተናገረውን ከመፅሃፈ ኪዳን እንፅፋለን። የአለም ብርሃናት የአለም መምህራን 12 ሐዋርያት ያስተማሩትን ተባባሪያቸውም ምርጥ እቃ ጳውሎስም የተናገረውን እናስከትላለን፥ ለንጽጽር ከ81 መፅሐፍ ቅዱስ የተጠቀሱ መዝሙር 121-122 ወደ </w:t>
      </w:r>
      <w:r>
        <w:rPr>
          <w:color w:val="ff0000"/>
          <w:sz w:val="24"/>
          <w:szCs w:val="24"/>
          <w:lang w:val="en-US"/>
        </w:rPr>
        <w:t>እግዚአብሔር</w:t>
      </w:r>
      <w:r>
        <w:rPr>
          <w:sz w:val="24"/>
          <w:szCs w:val="24"/>
          <w:lang w:val="en-US"/>
        </w:rPr>
        <w:t xml:space="preserve"> ቤት እንሂድ ባሉኝ ጊዜ ደስ አለኝ እንደሚለው፥ እንዲሁም ሌሎች ቃሎች የማቴዎስ ወንጌል ምዕራፍ 14-19 የሐዋርያት ስራ 9-15 ይሄንን በንጽጽር ልታዩት ትችላላችሁ። የጌታችን ወንድም የተባለው የኢየሩሳሌም ኤጲስ ቆጶስ ያዕቆብም የተናገረውን ወንጌልን ያስተማሩ 72 አርድእትና 7ቱ ዲያቆናት ያስተማሩትን ለንጽጽር አሁንም ሉቃስ 10፥1 ላይ የሐዋርያት ስራ 7፥5 ላይ ገላትያ 1፥19 ላይ ያዕቆብ 1፥1 ላይ ማየት ይቻላል። ከእስክንድሪያው ሊቀ ጳጳስ አንዱ አባ ክርስቶዶሎስ እስከ ተሾሙበት ፍፃሜ ዘመን ድረስ ከሐዋርያት በኋላ በተከታታይ ትውልድ የተነሱ አባቶች ሊቃነ ጳጳሳትና የሚመስሏቸው ኤጲስ ቆጶሳት የተናገሩትን እንፅፋለን። ካመኑት ከተጠመቁት ወገን </w:t>
      </w:r>
      <w:del w:id="98" w:author="ZTE Blade L8" w:date="2024-06-18T06:13:00Z">
        <w:r w:rsidDel="D7457C09">
          <w:rPr>
            <w:sz w:val="24"/>
            <w:szCs w:val="24"/>
            <w:lang w:val="en-US"/>
          </w:rPr>
          <w:delText>ሃይማኖት</w:delText>
        </w:r>
      </w:del>
      <w:ins w:id="99" w:author="ZTE Blade L8" w:date="2024-06-18T06:13:00Z">
        <w:r w:rsidR="3CFEF69F">
          <w:rPr>
            <w:sz w:val="24"/>
            <w:szCs w:val="24"/>
            <w:lang w:val="en-US"/>
          </w:rPr>
          <w:t>ኃይማኖት</w:t>
        </w:r>
      </w:ins>
      <w:r>
        <w:rPr>
          <w:sz w:val="24"/>
          <w:szCs w:val="24"/>
          <w:lang w:val="en-US"/>
        </w:rPr>
        <w:t xml:space="preserve">ን በለወጡ ሰዎች ላይ ከነርሱ በጉባኤ የታዘዘ ግዝት </w:t>
      </w:r>
      <w:del w:id="100" w:author="ZTE Blade L8" w:date="2024-06-18T06:13:00Z">
        <w:r w:rsidDel="CD347F2C">
          <w:rPr>
            <w:sz w:val="24"/>
            <w:szCs w:val="24"/>
            <w:lang w:val="en-US"/>
          </w:rPr>
          <w:delText>ሃይማኖት</w:delText>
        </w:r>
      </w:del>
      <w:ins w:id="101" w:author="ZTE Blade L8" w:date="2024-06-18T06:13:00Z">
        <w:r w:rsidR="550B0F93">
          <w:rPr>
            <w:sz w:val="24"/>
            <w:szCs w:val="24"/>
            <w:lang w:val="en-US"/>
          </w:rPr>
          <w:t>ኃይማኖት</w:t>
        </w:r>
      </w:ins>
      <w:r>
        <w:rPr>
          <w:sz w:val="24"/>
          <w:szCs w:val="24"/>
          <w:lang w:val="en-US"/>
        </w:rPr>
        <w:t>ን ለማፅናትም ከተናገሩት ብዙ ምስክር ይከተላል፥ ይለናል።</w:t>
      </w:r>
    </w:p>
    <w:p>
      <w:pPr>
        <w:pStyle w:val="style0"/>
        <w:jc w:val="both"/>
        <w:rPr>
          <w:sz w:val="24"/>
          <w:szCs w:val="24"/>
        </w:rPr>
      </w:pPr>
      <w:r>
        <w:rPr>
          <w:sz w:val="24"/>
          <w:szCs w:val="24"/>
          <w:lang w:val="en-US"/>
        </w:rPr>
        <w:t xml:space="preserve"> ይሄው መፅሃፍ ኃይማኖተ አበው ከቅብጥ ወደ አረቦች፥ ቅብጥ ግሪክ ይመስለኛል ወደ አረብ ተተረጎመ አሁንም </w:t>
      </w:r>
      <w:r>
        <w:rPr>
          <w:color w:val="ff0000"/>
          <w:sz w:val="24"/>
          <w:szCs w:val="24"/>
          <w:lang w:val="en-US"/>
        </w:rPr>
        <w:t>በእግዚአብሔር</w:t>
      </w:r>
      <w:r>
        <w:rPr>
          <w:sz w:val="24"/>
          <w:szCs w:val="24"/>
          <w:lang w:val="en-US"/>
        </w:rPr>
        <w:t xml:space="preserve"> ፈቃድ በከሃሊነቱም ከአረብ ወደ ግዕዝ ተረጎምነው ይለናል። ስለ ሕሃይማኖተ አበው ምንነት ጠቅለል ባለ መልኩ መግቢያውን አስተዋወቅናችሁ አባቶቻችን የሄዱበትን፣ ያፀኑትን፣ የኖሩበትን፣ የታሰሩ የተሰደዱበትን ብርቱ ዋጋ የከፈሉበትን ተጋድሏቸውን የሚዘክረውን ኃይማኖተ አበው ወይም ያባቶቻችንን </w:t>
      </w:r>
      <w:del w:id="102" w:author="ZTE Blade L8" w:date="2024-06-18T06:13:00Z">
        <w:r w:rsidDel="714E3E3C">
          <w:rPr>
            <w:sz w:val="24"/>
            <w:szCs w:val="24"/>
            <w:lang w:val="en-US"/>
          </w:rPr>
          <w:delText>ሃይማኖት</w:delText>
        </w:r>
      </w:del>
      <w:ins w:id="103" w:author="ZTE Blade L8" w:date="2024-06-18T06:13:00Z">
        <w:r w:rsidR="0AFBDBB9">
          <w:rPr>
            <w:sz w:val="24"/>
            <w:szCs w:val="24"/>
            <w:lang w:val="en-US"/>
          </w:rPr>
          <w:t>ኃይማኖት</w:t>
        </w:r>
      </w:ins>
      <w:r>
        <w:rPr>
          <w:sz w:val="24"/>
          <w:szCs w:val="24"/>
          <w:lang w:val="en-US"/>
        </w:rPr>
        <w:t xml:space="preserve"> ማወቅ መረዳት ያለንን </w:t>
      </w:r>
      <w:del w:id="104" w:author="ZTE Blade L8" w:date="2024-06-18T06:13:00Z">
        <w:r w:rsidDel="B2CFDE58">
          <w:rPr>
            <w:sz w:val="24"/>
            <w:szCs w:val="24"/>
            <w:lang w:val="en-US"/>
          </w:rPr>
          <w:delText>ሃይማኖት</w:delText>
        </w:r>
      </w:del>
      <w:ins w:id="105" w:author="ZTE Blade L8" w:date="2024-06-18T06:13:00Z">
        <w:r w:rsidR="51EC08AE">
          <w:rPr>
            <w:sz w:val="24"/>
            <w:szCs w:val="24"/>
            <w:lang w:val="en-US"/>
          </w:rPr>
          <w:t>ኃይማኖት</w:t>
        </w:r>
      </w:ins>
      <w:r>
        <w:rPr>
          <w:sz w:val="24"/>
          <w:szCs w:val="24"/>
          <w:lang w:val="en-US"/>
        </w:rPr>
        <w:t xml:space="preserve"> ለማወቅ ይረዳናል፣ ያፀናናል። ለዚህም ነው የኢትዮጵያ የዓለም ብርሃን ይህን ትምህርት ጥልቅ ወደ ሆነ መንገድ ለመውሰድ ዛሬ ከሚያምታቱ መምህራን፣ ከሚያጭበረብሩ ሃሳውያን፣ ከአታላዮች፣ ከተሃድሶዎች፣ ከመናፍቃን፣ ከካቶሊኮች፣ ከስዉር ሰራተኞች ሃይማኖቷን ከሸጡ ሁሉ ባደባባይ ግን ሜዳ ጠቧቸው ከሚጮሁ፥ ከነዚህ ሁሉ እጥርተህ ምዕመን የሆንክ ሁሉ፣ ተዋህዶ ነኝ የምትል ሁሉ፣ የተዋህዶ ኦርቶዶክስ እምነትን ያፀናሁ ነኝ የምትል ሁሉ ልብ ብለህ መሰረትህን እንድታውቅ ለማድረግ ነው ወደዚህ ትምህርት የገባነው። እንግዲህ ብዙዎች የሚወቅሱን እኛ አዱስ ትምህርት አመጡ ነው። ወይም ደሞ መናፍቃን ይሉናል፥ ብዙ ስም ይሰጡናል እኛን፥ እኛ ግን ያባቶቻችን እምነት የመጀመሪያይቱ መሰረት ትፅና፣ እሷ ትመስረት ያጠፋችሁ ተመለሱ ንስሃ ግቡ፣ ቤተክርስቲያናችንን አፍርሳችኋል በብዙ ተጋድሎ በብዙ መስዋትነት በብዙ የህይወት ዋጋ የተከፈላትን ቤተክርስቲያናችንን ሽዎችን ዘመናት በትግል ያሳለፈች ቤተክርስቲያናችንን እንደዛሬ ተዋርዳና፣ እንደዛሬ ጠፍታ አታውቅም። ሙሉ በሙሉ ቤተክርስቲያናችንን አናቷ ላይ በሙሉ የዲያቢሎስ ሰራተኞች በሙሉ አለሃፍረት ካባዋን ለብሰው እጥልቀው፣ ቃልና አንደበታቸውን አሳምረው ከስር ግን ጥፋትን መስርተው ሙሉ በሙሉ መተዳደሪያዋን፣ ደንቧ፤ ህጓን አፍርሰው፥ የካቶሊክ ጥገኛ አድርገው አለሃፍረት ዛሬ ባደባባይ ይጎማለላሉ፥ እናስተምራለ ብለው ደሞ የነሱ ግልገል መምህራን ነው ባዮች በሙሉ ከነሱ በሚሰጣቸው ፍርፋሪ ሲጮሁ ይዉላል፣ ያድራሉ። ቤተክርስቲያን በሙሉ እስከታች ብትሄዱ ተወሯል። ሙሉ በሙሉ </w:t>
      </w:r>
      <w:r>
        <w:rPr>
          <w:color w:val="ff0000"/>
          <w:sz w:val="24"/>
          <w:szCs w:val="24"/>
          <w:lang w:val="en-US"/>
        </w:rPr>
        <w:t>እግዚአብሔር</w:t>
      </w:r>
      <w:r>
        <w:rPr>
          <w:sz w:val="24"/>
          <w:szCs w:val="24"/>
          <w:lang w:val="en-US"/>
        </w:rPr>
        <w:t xml:space="preserve"> በዚህ ህዝብ ላይ ተቆጥቷል። ሙሉ በሙሉም ይህንን ህዝብ መንጥሮ አውጥቶ ወገኖቹን ለማስቀረት ከወሰነ ቆይቷል። ዛሬም ይህንንም ደግመን ነው ይምንነግራችሁ። አንዳቸውም መምህር ሆንክ፣ ጳጳስ ነኝ፣ ሊቅ ነኝ፣ ጠበብት ነኝ፣ የትም ሁን የፈለክ ያማረ ካባ ልበስ ያማረ ቋንቋ ተናገር ለፍልፍ፣ ያጨብጭቡልህ ሆ! ይበሉልህ፤ ያንተው ቢጤ ግሪሳዎች ተሰብስቦ ሆ! ይበል ማንኛውን ሁሉም ባንድ መግላሊት እሳት ዉስጥ ይገባል። </w:t>
      </w:r>
      <w:r>
        <w:rPr>
          <w:color w:val="ff0000"/>
          <w:sz w:val="24"/>
          <w:szCs w:val="24"/>
          <w:lang w:val="en-US"/>
        </w:rPr>
        <w:t>በእግዚአብሔር</w:t>
      </w:r>
      <w:r>
        <w:rPr>
          <w:sz w:val="24"/>
          <w:szCs w:val="24"/>
          <w:lang w:val="en-US"/>
        </w:rPr>
        <w:t xml:space="preserve"> ፈቃድ ሃሳብ </w:t>
      </w:r>
      <w:r>
        <w:rPr>
          <w:color w:val="ff0000"/>
          <w:sz w:val="24"/>
          <w:szCs w:val="24"/>
          <w:lang w:val="en-US"/>
        </w:rPr>
        <w:t>በእግዚአብሔር</w:t>
      </w:r>
      <w:r>
        <w:rPr>
          <w:sz w:val="24"/>
          <w:szCs w:val="24"/>
          <w:lang w:val="en-US"/>
        </w:rPr>
        <w:t xml:space="preserve"> እውነት ላይ አላግጦ ማለፍ አይቻልም። የግድ እላይ ለፍርድ ለመጨረሻው መቅረብ ብቻ አይደለም እዚህም ፍርድ ይከናወናል፥ ሁሉም </w:t>
      </w:r>
      <w:r>
        <w:rPr>
          <w:color w:val="ff0000"/>
          <w:sz w:val="24"/>
          <w:szCs w:val="24"/>
          <w:lang w:val="en-US"/>
        </w:rPr>
        <w:t>የእግዚአብሔር</w:t>
      </w:r>
      <w:r>
        <w:rPr>
          <w:sz w:val="24"/>
          <w:szCs w:val="24"/>
          <w:lang w:val="en-US"/>
        </w:rPr>
        <w:t xml:space="preserve"> ገንዘብ ነው። </w:t>
      </w:r>
      <w:r>
        <w:rPr>
          <w:color w:val="ff0000"/>
          <w:sz w:val="24"/>
          <w:szCs w:val="24"/>
          <w:lang w:val="en-US"/>
        </w:rPr>
        <w:t>እግዚአብሔርን</w:t>
      </w:r>
      <w:r>
        <w:rPr>
          <w:sz w:val="24"/>
          <w:szCs w:val="24"/>
          <w:lang w:val="en-US"/>
        </w:rPr>
        <w:t xml:space="preserve"> ይህን ታደርጋለህ ይህን አታደርግም፤ ይህን ትፈጥራለህ ይህን አትፈጥርም የሚለው የለም። ፈቃዱ የሆነውን ሁሉ ያደርጋል ከልካይ የለውም።</w:t>
      </w:r>
    </w:p>
    <w:p>
      <w:pPr>
        <w:pStyle w:val="style0"/>
        <w:jc w:val="both"/>
        <w:rPr>
          <w:sz w:val="24"/>
          <w:szCs w:val="24"/>
        </w:rPr>
      </w:pPr>
      <w:r>
        <w:rPr>
          <w:sz w:val="24"/>
          <w:szCs w:val="24"/>
          <w:lang w:val="en-US"/>
        </w:rPr>
        <w:t>ብዙዎቻችን የፀሎት ህይወት የለመድነው ለማለት ነው፥ ዘወትር ከምናደርሰው ፀሎት .....</w:t>
      </w:r>
    </w:p>
    <w:p>
      <w:pPr>
        <w:pStyle w:val="style0"/>
        <w:jc w:val="both"/>
        <w:rPr>
          <w:sz w:val="24"/>
          <w:szCs w:val="24"/>
        </w:rPr>
      </w:pPr>
    </w:p>
    <w:p>
      <w:pPr>
        <w:pStyle w:val="style0"/>
        <w:jc w:val="both"/>
        <w:rPr>
          <w:sz w:val="24"/>
          <w:szCs w:val="24"/>
          <w:highlight w:val="green"/>
        </w:rPr>
      </w:pPr>
      <w:r>
        <w:rPr>
          <w:sz w:val="24"/>
          <w:szCs w:val="24"/>
          <w:highlight w:val="green"/>
          <w:lang w:val="en-US"/>
        </w:rPr>
        <w:t>ተዋህዶ ኦርቶዶክስ ማን ናት? ሐ  ተጠናቀቀ</w:t>
      </w:r>
    </w:p>
    <w:p>
      <w:pPr>
        <w:pStyle w:val="style0"/>
        <w:jc w:val="both"/>
        <w:rPr>
          <w:sz w:val="24"/>
          <w:szCs w:val="24"/>
        </w:rPr>
      </w:pPr>
    </w:p>
    <w:p>
      <w:pPr>
        <w:pStyle w:val="style0"/>
        <w:jc w:val="both"/>
        <w:rPr>
          <w:sz w:val="24"/>
          <w:szCs w:val="24"/>
        </w:rPr>
      </w:pPr>
    </w:p>
    <w:p>
      <w:pPr>
        <w:pStyle w:val="style0"/>
        <w:jc w:val="both"/>
        <w:rPr>
          <w:sz w:val="24"/>
          <w:szCs w:val="24"/>
        </w:rPr>
      </w:pPr>
      <w:r>
        <w:rPr>
          <w:sz w:val="24"/>
          <w:szCs w:val="24"/>
          <w:lang w:val="en-US"/>
        </w:rPr>
        <w:t xml:space="preserve">ዘወትር ከምናደርሰው ፀሎት ስለ ሚስጥረ ሥጋዌ የሚገልፀውን ከሰኞ እስከ ሃርብ ያለውን የሠይፈ </w:t>
      </w:r>
      <w:r>
        <w:rPr>
          <w:color w:val="ff0000"/>
          <w:sz w:val="24"/>
          <w:szCs w:val="24"/>
          <w:lang w:val="en-US"/>
        </w:rPr>
        <w:t>ሥላሴን</w:t>
      </w:r>
      <w:r>
        <w:rPr>
          <w:sz w:val="24"/>
          <w:szCs w:val="24"/>
          <w:lang w:val="en-US"/>
        </w:rPr>
        <w:t xml:space="preserve"> ፀሎት ብንመለከት የሚመግበን እውነት ምንድን ነው? ብንል ሚስጥረ </w:t>
      </w:r>
      <w:r>
        <w:rPr>
          <w:color w:val="ff0000"/>
          <w:sz w:val="24"/>
          <w:szCs w:val="24"/>
          <w:lang w:val="en-US"/>
        </w:rPr>
        <w:t>ሥላሴ</w:t>
      </w:r>
      <w:r>
        <w:rPr>
          <w:sz w:val="24"/>
          <w:szCs w:val="24"/>
          <w:lang w:val="en-US"/>
        </w:rPr>
        <w:t xml:space="preserve">፣ ሚስጥረ ሥጋዌ፣ አልፎም ሚስጥረ ጥምቀትን፣ ሚስጥረ ትንሳኤ ሙታንን የሚገለፅበት እንደሆነ እንረዳለን። ዘወትር ይህንን ፀሎት ስናደርስ ዋናው ጥቅሙ አምላካችንን በሚገባ እንድናውቀው የሃይማኖታችን መሰረት ተዋህዶ ኦርቶዶክስ ምን ብላ እንደምታምን፣ እንደምትታመን እንድንረዳ፣ እንድንፀና፤ የአምላካችንን ግብሩን፣ ስሙን፣ እንዳባቶቻችን በጥልቀት እንድናውቅ ስለሚያደርግ ነው። ዛሬ ይህንን ሃይማኖታችንን መሰረት ምንድን ነው የሚለውን ወደ ማስተማር ያስኬደን ዋናው ምክንያት ከብዙ በጥቂቱ ብዙዎቻችሁ ተዋህዶ ኦርቶዶክስ እምነታችንን በሚገባ ስላልተረዳን፣ በልማድ ብቻ ተተብትበን ቃሉን ሳናውቅ፣ ትእዛዛቱን ሳንረዳ፣ ቅን ፍርዱን፣ ስርአቱን ሁሉ በልባችን ሳናኖር፤ ዘወትር እንደትዛዙ በልባችን፣ በሃሳባችን፣ በምልልሳችን ሳናመላልሰው </w:t>
      </w:r>
      <w:r>
        <w:rPr>
          <w:color w:val="ff0000"/>
          <w:sz w:val="24"/>
          <w:szCs w:val="24"/>
          <w:lang w:val="en-US"/>
        </w:rPr>
        <w:t>የእግዚአብሔርን</w:t>
      </w:r>
      <w:r>
        <w:rPr>
          <w:sz w:val="24"/>
          <w:szCs w:val="24"/>
          <w:lang w:val="en-US"/>
        </w:rPr>
        <w:t xml:space="preserve"> ፍቅር የማዳን ስራ ያፀናልን! የመዳንን መንገድ የሰጠንን፣ ታላላቅ በረከት ሳናውቅ ሳንረዳ በመቅረታችን በተለይ በዚህ ዘመን ትምህርቱ ሁሉ የስጋ ትምህርት ወይም በፈረንጅ የአስኳላ ትምህርት ዘመነኛ የነጩ ትምህርት በሆነበት ያባቶቻችንን አስተምህሮ ፍፁም እንዲጠፋ በተደረገበት፥ ልጆቻችን የምናስተምረው የየኔታ ትምህርት ቤት የፊደል መቁጠር ቀርቶ በነጮች መዋለ ህፃናት በተተካበት ወቅት ሃይማኖታችንን እንዴት ማፅናት ይቻላል?</w:t>
      </w:r>
    </w:p>
    <w:p>
      <w:pPr>
        <w:pStyle w:val="style0"/>
        <w:jc w:val="both"/>
        <w:rPr>
          <w:sz w:val="24"/>
          <w:szCs w:val="24"/>
          <w:lang w:val="en-US"/>
        </w:rPr>
      </w:pPr>
      <w:r>
        <w:rPr>
          <w:sz w:val="24"/>
          <w:szCs w:val="24"/>
          <w:lang w:val="en-US"/>
        </w:rPr>
        <w:t xml:space="preserve">ልብ ብላችሁ አስተውሉ ልጆች ቀደም መሰረታዊዉን ኦርቶዶክስ እምነት የሚጨብጡት ገና ከጅምሩ ከፊደል ቆጠራው ከየኔታው ደጅ ነበር። ሀሁ አቡጊዳው መልእክተ ዮሃንስ ወንጌሉ ዳዊቱ እያለ አማርኛን ከግዕዙ መሰረት እያጠኑ ያደጉ ልጆች ለእምነታቸው ባብዛኛው ዘብ ሆነው ይታያሉ። ቃሉን 81ን ለመረዳት የማይቸገሩ ነበሩ። ያሁኑ ትውልድ ከመዋለ ህፃናት የወጣ ትውልድ ወደ ዘመናዊ ትምህርት ቤት የዘለቀ ትውልድ፣ መሰረት የሌለው በመሆኑ በቀላሉ በመናፍቃን፣ በካቶሊኮች፣ በተሃድሶዎች፣ በቅባቶች በማር የተሸፈነ መርዝ እየተጋተ በማደጉ ያባቶችን እምነት እየተወ ወደ ጥፋት እምነት ወደ ምንፍቅና ገባ። ይህ የሆነው ከላይ እንዳልኩት መሰረቱ ስለጠፋ በቤተክርስቲያን እረኞችም ራሳቸውን የሚያደማሩ ይርእምነት ነጋዴዎች እንጅ ስለ ምዕመኑ የማይገዳቸው በመሆኑ ትውልድ ሲጠፋ፣ ሲዘረፍ፣ ቤተክርስቲያን በመናፍቅ ስትወረር፣ በካቶሊክ አባት ተብየዎች ስትተካና ክብሯ ሲገሰስ፣ ቤቷ ሲፈርስ፣ ምዕመኑ በአውሬ ሲበላ የማይገዳቸው ራሳቸውን እንደ አምላክ የሚያስመልኩ ገንዘብ ወዳዶች፣ ዝናና ክብር ወዳዶች ሆነው ህዝቡን ወደ ፈጣሪው ከመመለስ በፈጣሪ ቦታ ራሳቸውን እንዲያመልክ አድርገውት አጥፍተውታል ይሄ ደሞ ማንም የማይክደው እውነት ሆኗል። </w:t>
      </w:r>
    </w:p>
    <w:p>
      <w:pPr>
        <w:pStyle w:val="style0"/>
        <w:jc w:val="both"/>
        <w:rPr>
          <w:sz w:val="24"/>
          <w:szCs w:val="24"/>
        </w:rPr>
      </w:pPr>
      <w:r>
        <w:rPr>
          <w:sz w:val="24"/>
          <w:szCs w:val="24"/>
          <w:lang w:val="en-US"/>
        </w:rPr>
        <w:t xml:space="preserve">ዛሬ ራሳቸው ቤተክርስቲያኖች ቤተክርስቲያናችን ዉስጥ ትምህርት ቤቶች ተከፍተው ቃላል ነው ማየት ትችላላችሁ በየከተማው ያሉ ቤተክርስቲያኖች ያሰሩትን ህንፃ፥ አንደኛ ደረጃ ትምህርት፣ ሁለተኛ ደረጃ ትምህርት እያሉ ያዘጋጁትን ትምህርት ቤቶች በሙሉ ሂዱና እዩ፥ በተመሳሳይ እንደዛው ልክ የመንግስትን ካሪኩለም ተከትለው የስጋ ትምህርት ነው የሚያስተምሩት "ኤቢሲዲ" ነው የሚያስተምሩት በቃ የለማ! መንግስት ከካሪኩለሙ ፍቆ ጥሏላ፥ ተዳፍረው ገብተው እንኳን መሰረቱን ለማስያዝ የአብነትን ስራ ትምህርቱን የመጀመሪያውን ያባቶችን ትምህርት ስርአት የየኔታን ትምህርት እንኳ ለማስጨበት አይፈልጉም። መዋለ ህፃናት ብለው ገንዘብ ነው የሚያደራጁት፥ ገንዘብ ነው የሚሰበስቡት ብሺ የሚቆጠር ገንዝብ በሚሊዎን የሚቆጠር ገንዘብ ከትምህር ቤት ይገኛል ስላሏቸው አደራጅተዋል ያንን ይጠቀሙበታል፣ ገንዘብ ያመርቱበታል፥ እምነቱ በቃ ቀርቷል ተረስቷል። በአለማዊ ትምህርት ቤትም ተማረ በቤተክርስቲያን ዉስጥ ባለው ትምህርት ቤትም ተማረ ልዩነቱን አታዩትም፥ ምንም ልዩነት የለውም አንድ አይነት ነው፥ የለም ቤተክርስቲያን የማጥፋቱ ስራ ተዋህዶ ኦርቶዶክስን ከሰው ልብ የመንቀሉ ተግባር ዛሬ የተጀመረ አይደለ፥ ብዙ መቶ አመታትን አሳልፏል፥ አባቶቻችንም ይህን ተረድተው በታላቅ ተጋድሎ ቤተክርስቲያናቸውን በግልፅ በስውርም በጉልበትን የመጣውን የዲያቢሎስ ሰራዊት </w:t>
      </w:r>
      <w:r>
        <w:rPr>
          <w:color w:val="ff0000"/>
          <w:sz w:val="24"/>
          <w:szCs w:val="24"/>
          <w:lang w:val="en-US"/>
        </w:rPr>
        <w:t>በእግዚአብሔር</w:t>
      </w:r>
      <w:r>
        <w:rPr>
          <w:sz w:val="24"/>
          <w:szCs w:val="24"/>
          <w:lang w:val="en-US"/>
        </w:rPr>
        <w:t xml:space="preserve"> ድጋፍ ተዋግተው ለኛ ለልጆቻቸው ሊደርስ የሚገባውን እውነት አድርሰው አልፈዋል። እኛስ ምን አድርገናል ሃይማኖታችንን ለመጠበቅ ምን ፈፅመናል? ሰው ከጠላቱ ጋር ሲዋጋ ወይም ሊዋጋ ሲፈቅድ ለዉጊያ የሚረዳውን ዝግጅት ያደርጋል፥ ዝግጅቱ ምንድን ነው? አሁን ዝግጅቱ </w:t>
      </w:r>
      <w:r>
        <w:rPr>
          <w:color w:val="ff0000"/>
          <w:sz w:val="24"/>
          <w:szCs w:val="24"/>
          <w:lang w:val="en-US"/>
        </w:rPr>
        <w:t>በእግዚአብሔር</w:t>
      </w:r>
      <w:r>
        <w:rPr>
          <w:sz w:val="24"/>
          <w:szCs w:val="24"/>
          <w:lang w:val="en-US"/>
        </w:rPr>
        <w:t xml:space="preserve"> ቃል መታነፅ ነው፣ በእምነት መፅናት፣ በማስተዋል በእውነት መፅናት፣ በፈቃደ </w:t>
      </w:r>
      <w:r>
        <w:rPr>
          <w:color w:val="ff0000"/>
          <w:sz w:val="24"/>
          <w:szCs w:val="24"/>
          <w:lang w:val="en-US"/>
        </w:rPr>
        <w:t>እግዚአብሔር</w:t>
      </w:r>
      <w:r>
        <w:rPr>
          <w:sz w:val="24"/>
          <w:szCs w:val="24"/>
          <w:lang w:val="en-US"/>
        </w:rPr>
        <w:t xml:space="preserve"> መራመድ፣ ትእዛዛቱን መጠበቅ፤ ከባእድ አምልኮ፣ ከጣኦት አምልኮ ከረቀቀ የዲያቢሎስ አሰራር ፍፁም መራቅ። </w:t>
      </w:r>
      <w:r>
        <w:rPr>
          <w:color w:val="ff0000"/>
          <w:sz w:val="24"/>
          <w:szCs w:val="24"/>
          <w:lang w:val="en-US"/>
        </w:rPr>
        <w:t>የእግዚአብሔር</w:t>
      </w:r>
      <w:r>
        <w:rPr>
          <w:sz w:val="24"/>
          <w:szCs w:val="24"/>
          <w:lang w:val="en-US"/>
        </w:rPr>
        <w:t xml:space="preserve"> ቃል ምን ይለናል? ወደ ኤፌሶን ሰዎች ምዕራፍ 6 ከ10-20 ምን ይላል?</w:t>
      </w:r>
    </w:p>
    <w:p>
      <w:pPr>
        <w:pStyle w:val="style0"/>
        <w:jc w:val="both"/>
        <w:rPr>
          <w:sz w:val="24"/>
          <w:szCs w:val="24"/>
        </w:rPr>
      </w:pPr>
      <w:r>
        <w:rPr>
          <w:sz w:val="24"/>
          <w:szCs w:val="24"/>
          <w:lang w:val="en-US"/>
        </w:rPr>
        <w:t>ኤፌሶን 6</w:t>
      </w:r>
    </w:p>
    <w:p>
      <w:pPr>
        <w:pStyle w:val="style0"/>
        <w:jc w:val="both"/>
        <w:rPr>
          <w:sz w:val="24"/>
          <w:szCs w:val="24"/>
        </w:rPr>
      </w:pPr>
      <w:r>
        <w:rPr>
          <w:sz w:val="24"/>
          <w:szCs w:val="24"/>
          <w:lang w:val="en-US"/>
        </w:rPr>
        <w:t>¯¯¯¯¯¯¯¯¯¯</w:t>
      </w:r>
    </w:p>
    <w:p>
      <w:pPr>
        <w:pStyle w:val="style0"/>
        <w:jc w:val="both"/>
        <w:rPr>
          <w:sz w:val="24"/>
          <w:szCs w:val="24"/>
        </w:rPr>
      </w:pPr>
      <w:r>
        <w:rPr>
          <w:sz w:val="24"/>
          <w:szCs w:val="24"/>
          <w:lang w:val="en-US"/>
        </w:rPr>
        <w:t>¹⁰ በቀረውስ በጌታና በኃይሉ ችሎት የበረታችሁ ሁኑ።</w:t>
      </w:r>
    </w:p>
    <w:p>
      <w:pPr>
        <w:pStyle w:val="style0"/>
        <w:jc w:val="both"/>
        <w:rPr>
          <w:sz w:val="24"/>
          <w:szCs w:val="24"/>
        </w:rPr>
      </w:pPr>
      <w:r>
        <w:rPr>
          <w:sz w:val="24"/>
          <w:szCs w:val="24"/>
          <w:lang w:val="en-US"/>
        </w:rPr>
        <w:t xml:space="preserve">¹¹ የዲያብሎስን ሽንገላ ትቃወሙ ዘንድ እንዲቻላችሁ </w:t>
      </w:r>
      <w:r>
        <w:rPr>
          <w:color w:val="ff0000"/>
          <w:sz w:val="24"/>
          <w:szCs w:val="24"/>
          <w:lang w:val="en-US"/>
        </w:rPr>
        <w:t>የእግዚአብሔርን</w:t>
      </w:r>
      <w:r>
        <w:rPr>
          <w:sz w:val="24"/>
          <w:szCs w:val="24"/>
          <w:lang w:val="en-US"/>
        </w:rPr>
        <w:t xml:space="preserve"> ዕቃ ጦር ሁሉ ልበሱ።</w:t>
      </w:r>
    </w:p>
    <w:p>
      <w:pPr>
        <w:pStyle w:val="style0"/>
        <w:jc w:val="both"/>
        <w:rPr>
          <w:sz w:val="24"/>
          <w:szCs w:val="24"/>
        </w:rPr>
      </w:pPr>
      <w:r>
        <w:rPr>
          <w:sz w:val="24"/>
          <w:szCs w:val="24"/>
          <w:lang w:val="en-US"/>
        </w:rPr>
        <w:t>¹² መጋደላችን ከደምና ከሥጋ ጋር አይደለምና፥ ከአለቆችና ከሥልጣናት ጋር ከዚህም ከጨለማ ዓለም ገዦች ጋር በሰማያዊም ስፍራ ካለ ከክፋት መንፈሳውያን ሠራዊት ጋር ነው እንጂ።</w:t>
      </w:r>
    </w:p>
    <w:p>
      <w:pPr>
        <w:pStyle w:val="style0"/>
        <w:jc w:val="both"/>
        <w:rPr>
          <w:sz w:val="24"/>
          <w:szCs w:val="24"/>
        </w:rPr>
      </w:pPr>
      <w:r>
        <w:rPr>
          <w:sz w:val="24"/>
          <w:szCs w:val="24"/>
          <w:lang w:val="en-US"/>
        </w:rPr>
        <w:t xml:space="preserve">¹³ ስለዚህ በክፉው ቀን ለመቃወም፥ ሁሉንም ፈጽማችሁ ለመቆም እንድትችሉ </w:t>
      </w:r>
      <w:r>
        <w:rPr>
          <w:color w:val="ff0000"/>
          <w:sz w:val="24"/>
          <w:szCs w:val="24"/>
          <w:lang w:val="en-US"/>
        </w:rPr>
        <w:t>የእግዚአብሔርን</w:t>
      </w:r>
      <w:r>
        <w:rPr>
          <w:sz w:val="24"/>
          <w:szCs w:val="24"/>
          <w:lang w:val="en-US"/>
        </w:rPr>
        <w:t xml:space="preserve"> ዕቃ ጦር ሁሉ አንሡ።</w:t>
      </w:r>
    </w:p>
    <w:p>
      <w:pPr>
        <w:pStyle w:val="style0"/>
        <w:jc w:val="both"/>
        <w:rPr>
          <w:sz w:val="24"/>
          <w:szCs w:val="24"/>
        </w:rPr>
      </w:pPr>
      <w:r>
        <w:rPr>
          <w:sz w:val="24"/>
          <w:szCs w:val="24"/>
          <w:lang w:val="en-US"/>
        </w:rPr>
        <w:t>¹⁴-¹⁵ እንግዲህ ወገባችሁን በእውነት ታጥቃችሁ፥ ልብ በሉ የጽድቅንም ጥሩር ለብሳችሁ፥</w:t>
      </w:r>
    </w:p>
    <w:p>
      <w:pPr>
        <w:pStyle w:val="style0"/>
        <w:jc w:val="both"/>
        <w:rPr>
          <w:sz w:val="24"/>
          <w:szCs w:val="24"/>
        </w:rPr>
      </w:pPr>
      <w:r>
        <w:rPr>
          <w:sz w:val="24"/>
          <w:szCs w:val="24"/>
          <w:lang w:val="en-US"/>
        </w:rPr>
        <w:tab/>
      </w:r>
      <w:r>
        <w:rPr>
          <w:sz w:val="24"/>
          <w:szCs w:val="24"/>
          <w:lang w:val="en-US"/>
        </w:rPr>
        <w:t>አዎ ከዚህ አለም ጉድፍ ራሳችሁን ጠብቃችሁ፥ ከምንዝርና፣ ከክፋት፣ ከተንኮል፣ ከምን ከነዚህ ሁሉ በቃ! የጽድቅንም ጥሩር ለብሳችሁ፥</w:t>
      </w:r>
    </w:p>
    <w:p>
      <w:pPr>
        <w:pStyle w:val="style0"/>
        <w:jc w:val="both"/>
        <w:rPr>
          <w:sz w:val="24"/>
          <w:szCs w:val="24"/>
        </w:rPr>
      </w:pPr>
      <w:r>
        <w:rPr>
          <w:sz w:val="24"/>
          <w:szCs w:val="24"/>
          <w:lang w:val="en-US"/>
        </w:rPr>
        <w:t>በሰላም ወንጌልም በመዘጋጀት</w:t>
      </w:r>
    </w:p>
    <w:p>
      <w:pPr>
        <w:pStyle w:val="style0"/>
        <w:jc w:val="both"/>
        <w:rPr>
          <w:sz w:val="24"/>
          <w:szCs w:val="24"/>
        </w:rPr>
      </w:pPr>
      <w:r>
        <w:rPr>
          <w:sz w:val="24"/>
          <w:szCs w:val="24"/>
          <w:lang w:val="en-US"/>
        </w:rPr>
        <w:tab/>
      </w:r>
      <w:r>
        <w:rPr>
          <w:sz w:val="24"/>
          <w:szCs w:val="24"/>
          <w:lang w:val="en-US"/>
        </w:rPr>
        <w:t>ቃሉን በማወቅ ማለት ነው!</w:t>
      </w:r>
    </w:p>
    <w:p>
      <w:pPr>
        <w:pStyle w:val="style0"/>
        <w:jc w:val="both"/>
        <w:rPr>
          <w:sz w:val="24"/>
          <w:szCs w:val="24"/>
        </w:rPr>
      </w:pPr>
      <w:r>
        <w:rPr>
          <w:sz w:val="24"/>
          <w:szCs w:val="24"/>
          <w:lang w:val="en-US"/>
        </w:rPr>
        <w:t>እግሮቻችሁ ተጫምተው ቁሙ፤</w:t>
      </w:r>
    </w:p>
    <w:p>
      <w:pPr>
        <w:pStyle w:val="style0"/>
        <w:jc w:val="both"/>
        <w:rPr>
          <w:sz w:val="24"/>
          <w:szCs w:val="24"/>
        </w:rPr>
      </w:pPr>
      <w:r>
        <w:rPr>
          <w:sz w:val="24"/>
          <w:szCs w:val="24"/>
          <w:lang w:val="en-US"/>
        </w:rPr>
        <w:t>¹⁶ በሁሉም ላይ ጨምራችሁ የሚንበለበሉትን የክፉውን ፍላጻዎች ሁሉ ልታጠፉ የምትችሉበትን የእምነትን ጋሻ አንሡ፤</w:t>
      </w:r>
    </w:p>
    <w:p>
      <w:pPr>
        <w:pStyle w:val="style0"/>
        <w:jc w:val="both"/>
        <w:rPr>
          <w:sz w:val="24"/>
          <w:szCs w:val="24"/>
        </w:rPr>
      </w:pPr>
      <w:r>
        <w:rPr>
          <w:sz w:val="24"/>
          <w:szCs w:val="24"/>
          <w:lang w:val="en-US"/>
        </w:rPr>
        <w:t xml:space="preserve">¹⁷ የመዳንንም ራስ ቁር የመንፈስንም ሰይፍ ያዙ እርሱም </w:t>
      </w:r>
      <w:r>
        <w:rPr>
          <w:color w:val="ff0000"/>
          <w:sz w:val="24"/>
          <w:szCs w:val="24"/>
          <w:lang w:val="en-US"/>
        </w:rPr>
        <w:t>የእግዚአብሔር</w:t>
      </w:r>
      <w:r>
        <w:rPr>
          <w:sz w:val="24"/>
          <w:szCs w:val="24"/>
          <w:lang w:val="en-US"/>
        </w:rPr>
        <w:t xml:space="preserve"> ቃል ነው።</w:t>
      </w:r>
    </w:p>
    <w:p>
      <w:pPr>
        <w:pStyle w:val="style0"/>
        <w:jc w:val="both"/>
        <w:rPr>
          <w:sz w:val="24"/>
          <w:szCs w:val="24"/>
        </w:rPr>
      </w:pPr>
      <w:r>
        <w:rPr>
          <w:sz w:val="24"/>
          <w:szCs w:val="24"/>
          <w:lang w:val="en-US"/>
        </w:rPr>
        <w:t>¹⁸ በጸሎትና በልመናም ሁሉ ዘወትር በመንፈስ ጸልዩ፤ ዘወትር በመንፈስ ጸልዩ፤</w:t>
      </w:r>
    </w:p>
    <w:p>
      <w:pPr>
        <w:pStyle w:val="style0"/>
        <w:jc w:val="both"/>
        <w:rPr>
          <w:sz w:val="24"/>
          <w:szCs w:val="24"/>
        </w:rPr>
      </w:pPr>
      <w:r>
        <w:rPr>
          <w:sz w:val="24"/>
          <w:szCs w:val="24"/>
          <w:lang w:val="en-US"/>
        </w:rPr>
        <w:t>በዚህም አሳብ ስለ ቅዱሳን ሁሉ እየለመናችሁ በመጽናት ሁሉ ትጉ፤ አለ።</w:t>
      </w:r>
    </w:p>
    <w:p>
      <w:pPr>
        <w:pStyle w:val="style0"/>
        <w:jc w:val="both"/>
        <w:rPr>
          <w:sz w:val="24"/>
          <w:szCs w:val="24"/>
        </w:rPr>
      </w:pPr>
      <w:r>
        <w:rPr>
          <w:color w:val="ff0000"/>
          <w:sz w:val="24"/>
          <w:szCs w:val="24"/>
          <w:lang w:val="en-US"/>
        </w:rPr>
        <w:t>የእግዚአብሔርን</w:t>
      </w:r>
      <w:r>
        <w:rPr>
          <w:sz w:val="24"/>
          <w:szCs w:val="24"/>
          <w:lang w:val="en-US"/>
        </w:rPr>
        <w:t xml:space="preserve"> ፈቃድ ትእዛዝ ስርአቱንም ለማወቅ ለመተግበርም ቃሉን በሙላት ልናውቅ ይገባናል። ቃሉን ካላወቅን እንዴት ይሆናል ወገኖቼ? </w:t>
      </w:r>
      <w:r>
        <w:rPr>
          <w:color w:val="ff0000"/>
          <w:sz w:val="24"/>
          <w:szCs w:val="24"/>
          <w:lang w:val="en-US"/>
        </w:rPr>
        <w:t>እግዚአብሔር</w:t>
      </w:r>
      <w:r>
        <w:rPr>
          <w:sz w:val="24"/>
          <w:szCs w:val="24"/>
          <w:lang w:val="en-US"/>
        </w:rPr>
        <w:t xml:space="preserve"> ለነፍሳችንም፣ ከስጋችንም የሚጎዱትን ካዘጋጀልን መልካም ሁሉ የሚያስቀረንን ክፉ ስራ፣ ሃጥያት፣ ምድራዊ ምኞት፣ ጊዜያዊ ፈንጠዝያ፣ እኒህን ሁሉ ከማድረግ ተቆጥበን ወደ መልካሙ ነፍስን ወደሚያለመልመው ነፍስንም ስጋንም ከማያጎሰቁል መልካም አካሄድ በእምነትና በእውነት በመንፈስ ፀንተን የዚህን አለም ጥቂትና ጊዜያዊ ቆይታ የእንግድነት ዘመን ጨርሰን ለክብር እንድንበቃ </w:t>
      </w:r>
      <w:r>
        <w:rPr>
          <w:color w:val="ff0000"/>
          <w:sz w:val="24"/>
          <w:szCs w:val="24"/>
          <w:lang w:val="en-US"/>
        </w:rPr>
        <w:t>ከእግዚአብሔርና</w:t>
      </w:r>
      <w:r>
        <w:rPr>
          <w:sz w:val="24"/>
          <w:szCs w:val="24"/>
          <w:lang w:val="en-US"/>
        </w:rPr>
        <w:t xml:space="preserve"> ከፈቃዱ ጋር መሆን አለብን። አሁንም ቃሉን እናንሳ ወደ ቆላስያስ ሰዎች ምዕራፍ 3 ቁጥር 1 ላይ የተጠቀሰው </w:t>
      </w:r>
      <w:r>
        <w:rPr>
          <w:color w:val="ff0000"/>
          <w:sz w:val="24"/>
          <w:szCs w:val="24"/>
          <w:lang w:val="en-US"/>
        </w:rPr>
        <w:t>የእግዚአብሔር</w:t>
      </w:r>
      <w:r>
        <w:rPr>
          <w:sz w:val="24"/>
          <w:szCs w:val="24"/>
          <w:lang w:val="en-US"/>
        </w:rPr>
        <w:t xml:space="preserve"> ቃል እንዲህ ይነግረናል!</w:t>
      </w:r>
    </w:p>
    <w:p>
      <w:pPr>
        <w:pStyle w:val="style0"/>
        <w:jc w:val="both"/>
        <w:rPr>
          <w:sz w:val="24"/>
          <w:szCs w:val="24"/>
        </w:rPr>
      </w:pPr>
      <w:r>
        <w:rPr>
          <w:sz w:val="24"/>
          <w:szCs w:val="24"/>
          <w:lang w:val="en-US"/>
        </w:rPr>
        <w:t>ቆላስይስ 3</w:t>
      </w:r>
    </w:p>
    <w:p>
      <w:pPr>
        <w:pStyle w:val="style0"/>
        <w:jc w:val="both"/>
        <w:rPr>
          <w:sz w:val="24"/>
          <w:szCs w:val="24"/>
        </w:rPr>
      </w:pPr>
      <w:r>
        <w:rPr>
          <w:sz w:val="24"/>
          <w:szCs w:val="24"/>
          <w:lang w:val="en-US"/>
        </w:rPr>
        <w:t>¯¯¯¯¯¯¯¯¯¯</w:t>
      </w:r>
    </w:p>
    <w:p>
      <w:pPr>
        <w:pStyle w:val="style0"/>
        <w:jc w:val="both"/>
        <w:rPr>
          <w:sz w:val="24"/>
          <w:szCs w:val="24"/>
        </w:rPr>
      </w:pPr>
      <w:r>
        <w:rPr>
          <w:sz w:val="24"/>
          <w:szCs w:val="24"/>
          <w:lang w:val="en-US"/>
        </w:rPr>
        <w:t xml:space="preserve">¹ እንግዲህ ከክርስቶስ ጋር ከተነሣችሁ፥ </w:t>
      </w:r>
      <w:r>
        <w:rPr>
          <w:color w:val="ff0000"/>
          <w:sz w:val="24"/>
          <w:szCs w:val="24"/>
          <w:lang w:val="en-US"/>
        </w:rPr>
        <w:t>ክርስቶስ በእግዚአብሔር</w:t>
      </w:r>
      <w:r>
        <w:rPr>
          <w:sz w:val="24"/>
          <w:szCs w:val="24"/>
          <w:lang w:val="en-US"/>
        </w:rPr>
        <w:t xml:space="preserve"> ቀኝ ተቀምጦ ባለበት በላይ ያለውን እሹ፤</w:t>
      </w:r>
    </w:p>
    <w:p>
      <w:pPr>
        <w:pStyle w:val="style0"/>
        <w:jc w:val="both"/>
        <w:rPr>
          <w:sz w:val="24"/>
          <w:szCs w:val="24"/>
        </w:rPr>
      </w:pPr>
      <w:r>
        <w:rPr>
          <w:sz w:val="24"/>
          <w:szCs w:val="24"/>
          <w:lang w:val="en-US"/>
        </w:rPr>
        <w:t>² በላይ ያለውን አስቡ እንጂ በምድር ያለውን አይደለም።</w:t>
      </w:r>
    </w:p>
    <w:p>
      <w:pPr>
        <w:pStyle w:val="style0"/>
        <w:jc w:val="both"/>
        <w:rPr>
          <w:sz w:val="24"/>
          <w:szCs w:val="24"/>
        </w:rPr>
      </w:pPr>
      <w:r>
        <w:rPr>
          <w:sz w:val="24"/>
          <w:szCs w:val="24"/>
          <w:lang w:val="en-US"/>
        </w:rPr>
        <w:tab/>
      </w:r>
      <w:r>
        <w:rPr>
          <w:sz w:val="24"/>
          <w:szCs w:val="24"/>
          <w:lang w:val="en-US"/>
        </w:rPr>
        <w:t xml:space="preserve">አዎ ይሄ ሁሉ ትውልድ የጠፋው የምድሩን ነው የሚያስበው፥ በፍፁም </w:t>
      </w:r>
      <w:r>
        <w:rPr>
          <w:color w:val="ff0000"/>
          <w:sz w:val="24"/>
          <w:szCs w:val="24"/>
          <w:lang w:val="en-US"/>
        </w:rPr>
        <w:t>እግዚአብሔር</w:t>
      </w:r>
      <w:r>
        <w:rPr>
          <w:sz w:val="24"/>
          <w:szCs w:val="24"/>
          <w:lang w:val="en-US"/>
        </w:rPr>
        <w:t xml:space="preserve"> ያዘጋጀውን ሌላውን አለም አያስበውም፥ የዘላለምን ህይወት አያስበውም፥ ያነው ትልቁ ችግር! በምድር ያለውን አይደለም ምክንያቱም ሞታችኋልና! ለምድር ፍላጎት ሞታችኋልና!</w:t>
      </w:r>
    </w:p>
    <w:p>
      <w:pPr>
        <w:pStyle w:val="style0"/>
        <w:jc w:val="both"/>
        <w:rPr>
          <w:sz w:val="24"/>
          <w:szCs w:val="24"/>
        </w:rPr>
      </w:pPr>
      <w:r>
        <w:rPr>
          <w:sz w:val="24"/>
          <w:szCs w:val="24"/>
          <w:lang w:val="en-US"/>
        </w:rPr>
        <w:t xml:space="preserve">³ ሞታችኋልና፥ ሕይወታችሁም </w:t>
      </w:r>
      <w:r>
        <w:rPr>
          <w:color w:val="ff0000"/>
          <w:sz w:val="24"/>
          <w:szCs w:val="24"/>
          <w:lang w:val="en-US"/>
        </w:rPr>
        <w:t>በእግዚአብሔር ከክርስቶስ</w:t>
      </w:r>
      <w:r>
        <w:rPr>
          <w:sz w:val="24"/>
          <w:szCs w:val="24"/>
          <w:lang w:val="en-US"/>
        </w:rPr>
        <w:t xml:space="preserve"> ጋር ተሰውሮአልና፤</w:t>
      </w:r>
    </w:p>
    <w:p>
      <w:pPr>
        <w:pStyle w:val="style0"/>
        <w:jc w:val="both"/>
        <w:rPr>
          <w:sz w:val="24"/>
          <w:szCs w:val="24"/>
        </w:rPr>
      </w:pPr>
      <w:r>
        <w:rPr>
          <w:sz w:val="24"/>
          <w:szCs w:val="24"/>
          <w:lang w:val="en-US"/>
        </w:rPr>
        <w:t xml:space="preserve">⁴ ሕይወታችሁ የሆነ </w:t>
      </w:r>
      <w:r>
        <w:rPr>
          <w:color w:val="ff0000"/>
          <w:sz w:val="24"/>
          <w:szCs w:val="24"/>
          <w:lang w:val="en-US"/>
        </w:rPr>
        <w:t>ክርስቶስ</w:t>
      </w:r>
      <w:r>
        <w:rPr>
          <w:sz w:val="24"/>
          <w:szCs w:val="24"/>
          <w:lang w:val="en-US"/>
        </w:rPr>
        <w:t xml:space="preserve"> በሚገለጥበት ጊዜ፥ በዚያን ጊዜ እናንተ ደግሞ ከእርሱ ጋር በክብር ትገለጣላችሁ።</w:t>
      </w:r>
    </w:p>
    <w:p>
      <w:pPr>
        <w:pStyle w:val="style0"/>
        <w:jc w:val="both"/>
        <w:rPr>
          <w:sz w:val="24"/>
          <w:szCs w:val="24"/>
        </w:rPr>
      </w:pPr>
      <w:r>
        <w:rPr>
          <w:sz w:val="24"/>
          <w:szCs w:val="24"/>
          <w:lang w:val="en-US"/>
        </w:rPr>
        <w:t>⁵ እንግዲህ በምድር ያሉቱን ብልቶቻችሁን ግደሉ፥ እነዚህም ዝሙትና ርኵሰት ፍትወትም ክፉ ምኞትም ጣኦትንም ማምለክ የሆነ መጎምጀት ነው፤</w:t>
      </w:r>
    </w:p>
    <w:p>
      <w:pPr>
        <w:pStyle w:val="style0"/>
        <w:jc w:val="both"/>
        <w:rPr>
          <w:sz w:val="24"/>
          <w:szCs w:val="24"/>
        </w:rPr>
      </w:pPr>
      <w:r>
        <w:rPr>
          <w:sz w:val="24"/>
          <w:szCs w:val="24"/>
          <w:lang w:val="en-US"/>
        </w:rPr>
        <w:t xml:space="preserve">⁶ በእነዚህም ጠንቅ </w:t>
      </w:r>
      <w:r>
        <w:rPr>
          <w:color w:val="ff0000"/>
          <w:sz w:val="24"/>
          <w:szCs w:val="24"/>
          <w:lang w:val="en-US"/>
        </w:rPr>
        <w:t>የእግዚአብሔር</w:t>
      </w:r>
      <w:r>
        <w:rPr>
          <w:sz w:val="24"/>
          <w:szCs w:val="24"/>
          <w:lang w:val="en-US"/>
        </w:rPr>
        <w:t xml:space="preserve"> ቍጣ በማይታዘዙ ልጆች ላይ ይመጣል፤</w:t>
      </w:r>
    </w:p>
    <w:p>
      <w:pPr>
        <w:pStyle w:val="style0"/>
        <w:jc w:val="both"/>
        <w:rPr>
          <w:sz w:val="24"/>
          <w:szCs w:val="24"/>
        </w:rPr>
      </w:pPr>
      <w:r>
        <w:rPr>
          <w:sz w:val="24"/>
          <w:szCs w:val="24"/>
          <w:lang w:val="en-US"/>
        </w:rPr>
        <w:t>⁷ እናንተም ደግሞ ትኖሩባቸው በነበራችሁ ጊዜ፥ በፊት በእነዚህ ተመላለሳችሁ።</w:t>
      </w:r>
    </w:p>
    <w:p>
      <w:pPr>
        <w:pStyle w:val="style0"/>
        <w:jc w:val="both"/>
        <w:rPr>
          <w:sz w:val="24"/>
          <w:szCs w:val="24"/>
        </w:rPr>
      </w:pPr>
      <w:r>
        <w:rPr>
          <w:sz w:val="24"/>
          <w:szCs w:val="24"/>
          <w:lang w:val="en-US"/>
        </w:rPr>
        <w:t>⁸ አሁን ግን እናንተ ደግሞ ቍጣንና ንዴትን ክፋትንም፥ ከአፋችሁም ስድብን የሚያሳፍርንም ንግግር እነዚህን ሁሉ አስወግዱ፤</w:t>
      </w:r>
    </w:p>
    <w:p>
      <w:pPr>
        <w:pStyle w:val="style0"/>
        <w:jc w:val="both"/>
        <w:rPr>
          <w:sz w:val="24"/>
          <w:szCs w:val="24"/>
        </w:rPr>
      </w:pPr>
      <w:r>
        <w:rPr>
          <w:sz w:val="24"/>
          <w:szCs w:val="24"/>
          <w:lang w:val="en-US"/>
        </w:rPr>
        <w:t>⁹ እርስ በርሳችሁ ውሸት አትነጋገሩ፥ አሮጌውን ሰው ከሥራው ጋር ገፋችሁታልና፥</w:t>
      </w:r>
    </w:p>
    <w:p>
      <w:pPr>
        <w:pStyle w:val="style0"/>
        <w:jc w:val="both"/>
        <w:rPr>
          <w:sz w:val="24"/>
          <w:szCs w:val="24"/>
        </w:rPr>
      </w:pPr>
      <w:r>
        <w:rPr>
          <w:sz w:val="24"/>
          <w:szCs w:val="24"/>
          <w:lang w:val="en-US"/>
        </w:rPr>
        <w:t xml:space="preserve">¹⁰ የፈጠረውንም ምሳሌ </w:t>
      </w:r>
      <w:r>
        <w:rPr>
          <w:color w:val="ff0000"/>
          <w:sz w:val="24"/>
          <w:szCs w:val="24"/>
          <w:lang w:val="en-US"/>
        </w:rPr>
        <w:t>ክርስቶስን</w:t>
      </w:r>
      <w:r>
        <w:rPr>
          <w:sz w:val="24"/>
          <w:szCs w:val="24"/>
          <w:lang w:val="en-US"/>
        </w:rPr>
        <w:t xml:space="preserve"> እንዲመስል እውቀትን ለማግኘት የሚታደሰውን አዲሱን ሰው ለብሳችሁታል፤</w:t>
      </w:r>
    </w:p>
    <w:p>
      <w:pPr>
        <w:pStyle w:val="style0"/>
        <w:jc w:val="both"/>
        <w:rPr>
          <w:sz w:val="24"/>
          <w:szCs w:val="24"/>
        </w:rPr>
      </w:pPr>
      <w:r>
        <w:rPr>
          <w:sz w:val="24"/>
          <w:szCs w:val="24"/>
          <w:lang w:val="en-US"/>
        </w:rPr>
        <w:t xml:space="preserve">¹¹ በዚያም የግሪክ ሰው አይሁዳዊም የተገረዘም ያልተገረዘም አረማዊም እስኩቴስም ባሪያም ጨዋ ሰውም መሆን አልተቻለም፥ ነገር ግን </w:t>
      </w:r>
      <w:r>
        <w:rPr>
          <w:color w:val="ff0000"/>
          <w:sz w:val="24"/>
          <w:szCs w:val="24"/>
          <w:lang w:val="en-US"/>
        </w:rPr>
        <w:t>ክርስቶስ</w:t>
      </w:r>
      <w:r>
        <w:rPr>
          <w:sz w:val="24"/>
          <w:szCs w:val="24"/>
          <w:lang w:val="en-US"/>
        </w:rPr>
        <w:t xml:space="preserve"> ሁሉ ነው፥ በሁሉም ነው።</w:t>
      </w:r>
    </w:p>
    <w:p>
      <w:pPr>
        <w:pStyle w:val="style0"/>
        <w:jc w:val="both"/>
        <w:rPr>
          <w:sz w:val="24"/>
          <w:szCs w:val="24"/>
        </w:rPr>
      </w:pPr>
      <w:r>
        <w:rPr>
          <w:sz w:val="24"/>
          <w:szCs w:val="24"/>
          <w:lang w:val="en-US"/>
        </w:rPr>
        <w:t xml:space="preserve">¹² እንግዲህ እንደ </w:t>
      </w:r>
      <w:r>
        <w:rPr>
          <w:color w:val="ff0000"/>
          <w:sz w:val="24"/>
          <w:szCs w:val="24"/>
          <w:lang w:val="en-US"/>
        </w:rPr>
        <w:t>እግዚአብሔር</w:t>
      </w:r>
      <w:r>
        <w:rPr>
          <w:sz w:val="24"/>
          <w:szCs w:val="24"/>
          <w:lang w:val="en-US"/>
        </w:rPr>
        <w:t xml:space="preserve"> ምርጦች ቅዱሳን ሆናችሁ የተወደዳችሁም ሆናችሁ፥ ምሕረትን፥ ርኅራኄን፥ ቸርነትን፥ ትህትናን፥ የዋህነትን፥ ትዕግሥትን ልበሱ፤</w:t>
      </w:r>
    </w:p>
    <w:p>
      <w:pPr>
        <w:pStyle w:val="style0"/>
        <w:jc w:val="both"/>
        <w:rPr>
          <w:sz w:val="24"/>
          <w:szCs w:val="24"/>
        </w:rPr>
      </w:pPr>
      <w:r>
        <w:rPr>
          <w:sz w:val="24"/>
          <w:szCs w:val="24"/>
          <w:lang w:val="en-US"/>
        </w:rPr>
        <w:t xml:space="preserve">¹³ እርስ በርሳችሁ ትዕግሥትን አድርጉ፥ ማንም በባልንጀራው ላይ የሚነቅፈው ነገር ካለው፥ ይቅር ተባባሉ፤ </w:t>
      </w:r>
      <w:r>
        <w:rPr>
          <w:color w:val="ff0000"/>
          <w:sz w:val="24"/>
          <w:szCs w:val="24"/>
          <w:lang w:val="en-US"/>
        </w:rPr>
        <w:t>ክርስቶስ</w:t>
      </w:r>
      <w:r>
        <w:rPr>
          <w:sz w:val="24"/>
          <w:szCs w:val="24"/>
          <w:lang w:val="en-US"/>
        </w:rPr>
        <w:t xml:space="preserve"> ይቅር እንዳላችሁ እናንተ ደግሞ እንዲሁ አድርጉ፤</w:t>
      </w:r>
    </w:p>
    <w:p>
      <w:pPr>
        <w:pStyle w:val="style0"/>
        <w:jc w:val="both"/>
        <w:rPr>
          <w:sz w:val="24"/>
          <w:szCs w:val="24"/>
        </w:rPr>
      </w:pPr>
      <w:r>
        <w:rPr>
          <w:sz w:val="24"/>
          <w:szCs w:val="24"/>
          <w:lang w:val="en-US"/>
        </w:rPr>
        <w:t>¹⁴ በእነዚህም ሁሉ ላይ የፍጻሜ ማሰሪያ የሆነውን ፍቅርን ልበሱት።</w:t>
      </w:r>
    </w:p>
    <w:p>
      <w:pPr>
        <w:pStyle w:val="style0"/>
        <w:jc w:val="both"/>
        <w:rPr>
          <w:sz w:val="24"/>
          <w:szCs w:val="24"/>
        </w:rPr>
      </w:pPr>
      <w:r>
        <w:rPr>
          <w:sz w:val="24"/>
          <w:szCs w:val="24"/>
          <w:lang w:val="en-US"/>
        </w:rPr>
        <w:tab/>
      </w:r>
      <w:r>
        <w:rPr>
          <w:sz w:val="24"/>
          <w:szCs w:val="24"/>
          <w:lang w:val="en-US"/>
        </w:rPr>
        <w:t xml:space="preserve">ይሄ ነው አሁን ወገኖቼ የጠፋው </w:t>
      </w:r>
      <w:r>
        <w:rPr>
          <w:color w:val="ff0000"/>
          <w:sz w:val="24"/>
          <w:szCs w:val="24"/>
          <w:lang w:val="en-US"/>
        </w:rPr>
        <w:t>በእግዚአብሔር</w:t>
      </w:r>
      <w:r>
        <w:rPr>
          <w:sz w:val="24"/>
          <w:szCs w:val="24"/>
          <w:lang w:val="en-US"/>
        </w:rPr>
        <w:t xml:space="preserve"> ህዝቦችም መሃል ትልቁ ችግር የሆነው ይሄ ነው።</w:t>
      </w:r>
    </w:p>
    <w:p>
      <w:pPr>
        <w:pStyle w:val="style0"/>
        <w:jc w:val="both"/>
        <w:rPr>
          <w:sz w:val="24"/>
          <w:szCs w:val="24"/>
        </w:rPr>
      </w:pPr>
      <w:r>
        <w:rPr>
          <w:sz w:val="24"/>
          <w:szCs w:val="24"/>
          <w:lang w:val="en-US"/>
        </w:rPr>
        <w:t xml:space="preserve">¹⁵ በአንድ አካልም የተጠራችሁለት ደግሞ </w:t>
      </w:r>
      <w:r>
        <w:rPr>
          <w:color w:val="ff0000"/>
          <w:sz w:val="24"/>
          <w:szCs w:val="24"/>
          <w:lang w:val="en-US"/>
        </w:rPr>
        <w:t>የክርስቶስ</w:t>
      </w:r>
      <w:r>
        <w:rPr>
          <w:sz w:val="24"/>
          <w:szCs w:val="24"/>
          <w:lang w:val="en-US"/>
        </w:rPr>
        <w:t xml:space="preserve"> ሰላም በልባችሁ ይግዛ፤ ይግዛ! የምታመሰግኑም ሁኑ።</w:t>
      </w:r>
    </w:p>
    <w:p>
      <w:pPr>
        <w:pStyle w:val="style0"/>
        <w:jc w:val="both"/>
        <w:rPr>
          <w:sz w:val="24"/>
          <w:szCs w:val="24"/>
        </w:rPr>
      </w:pPr>
      <w:r>
        <w:rPr>
          <w:sz w:val="24"/>
          <w:szCs w:val="24"/>
          <w:lang w:val="en-US"/>
        </w:rPr>
        <w:t xml:space="preserve">¹⁶ </w:t>
      </w:r>
      <w:r>
        <w:rPr>
          <w:color w:val="ff0000"/>
          <w:sz w:val="24"/>
          <w:szCs w:val="24"/>
          <w:lang w:val="en-US"/>
        </w:rPr>
        <w:t>የእግዚአብሔር</w:t>
      </w:r>
      <w:r>
        <w:rPr>
          <w:sz w:val="24"/>
          <w:szCs w:val="24"/>
          <w:lang w:val="en-US"/>
        </w:rPr>
        <w:t xml:space="preserve"> ቃል በሙላት ይኑርባችሁ፤</w:t>
      </w:r>
    </w:p>
    <w:p>
      <w:pPr>
        <w:pStyle w:val="style0"/>
        <w:jc w:val="both"/>
        <w:rPr>
          <w:sz w:val="24"/>
          <w:szCs w:val="24"/>
        </w:rPr>
      </w:pPr>
      <w:r>
        <w:rPr>
          <w:sz w:val="24"/>
          <w:szCs w:val="24"/>
          <w:lang w:val="en-US"/>
        </w:rPr>
        <w:tab/>
      </w:r>
      <w:r>
        <w:rPr>
          <w:sz w:val="24"/>
          <w:szCs w:val="24"/>
          <w:lang w:val="en-US"/>
        </w:rPr>
        <w:t xml:space="preserve">ይሄ ነው ትልቁ ወገኖቼ ለዚህ ነው ድካማችን </w:t>
      </w:r>
      <w:r>
        <w:rPr>
          <w:color w:val="ff0000"/>
          <w:sz w:val="24"/>
          <w:szCs w:val="24"/>
          <w:lang w:val="en-US"/>
        </w:rPr>
        <w:t>የእግዚአብሔር</w:t>
      </w:r>
      <w:r>
        <w:rPr>
          <w:sz w:val="24"/>
          <w:szCs w:val="24"/>
          <w:lang w:val="en-US"/>
        </w:rPr>
        <w:t xml:space="preserve"> ቃል ልባችሁ ዉስጥ እንዲኖር፥ በሙላት! ሳይሸራረፍ በራሳችሁ እንድትረዱ፥</w:t>
      </w:r>
    </w:p>
    <w:p>
      <w:pPr>
        <w:pStyle w:val="style0"/>
        <w:jc w:val="both"/>
        <w:rPr>
          <w:sz w:val="24"/>
          <w:szCs w:val="24"/>
        </w:rPr>
      </w:pPr>
      <w:r>
        <w:rPr>
          <w:sz w:val="24"/>
          <w:szCs w:val="24"/>
          <w:lang w:val="en-US"/>
        </w:rPr>
        <w:t xml:space="preserve">በጥበብ ሁሉ እርስ በርሳችሁ አስተምሩና ገሥጹ፤ በመዝሙርና በዝማሬ በመንፈሳዊም ቅኔ በጸጋው በልባችሁ </w:t>
      </w:r>
      <w:r>
        <w:rPr>
          <w:color w:val="ff0000"/>
          <w:sz w:val="24"/>
          <w:szCs w:val="24"/>
          <w:lang w:val="en-US"/>
        </w:rPr>
        <w:t>ለእግዚአብሔር</w:t>
      </w:r>
      <w:r>
        <w:rPr>
          <w:sz w:val="24"/>
          <w:szCs w:val="24"/>
          <w:lang w:val="en-US"/>
        </w:rPr>
        <w:t xml:space="preserve"> ዘምሩ፤</w:t>
      </w:r>
    </w:p>
    <w:p>
      <w:pPr>
        <w:pStyle w:val="style0"/>
        <w:jc w:val="both"/>
        <w:rPr>
          <w:sz w:val="24"/>
          <w:szCs w:val="24"/>
        </w:rPr>
      </w:pPr>
      <w:r>
        <w:rPr>
          <w:sz w:val="24"/>
          <w:szCs w:val="24"/>
          <w:lang w:val="en-US"/>
        </w:rPr>
        <w:tab/>
      </w:r>
      <w:r>
        <w:rPr>
          <w:sz w:val="24"/>
          <w:szCs w:val="24"/>
          <w:lang w:val="en-US"/>
        </w:rPr>
        <w:t xml:space="preserve">ልብ በሉ </w:t>
      </w:r>
      <w:r>
        <w:rPr>
          <w:color w:val="ff0000"/>
          <w:sz w:val="24"/>
          <w:szCs w:val="24"/>
          <w:lang w:val="en-US"/>
        </w:rPr>
        <w:t>ለእግዚአብሔር</w:t>
      </w:r>
      <w:r>
        <w:rPr>
          <w:sz w:val="24"/>
          <w:szCs w:val="24"/>
          <w:lang w:val="en-US"/>
        </w:rPr>
        <w:t xml:space="preserve"> ዘምሩ በልባችሁ! በያደባባይ ላይ ጩሁ ተጯጯሁ አይደለም! በልባችሁ </w:t>
      </w:r>
      <w:r>
        <w:rPr>
          <w:color w:val="ff0000"/>
          <w:sz w:val="24"/>
          <w:szCs w:val="24"/>
          <w:lang w:val="en-US"/>
        </w:rPr>
        <w:t>ለእግዚአብሔር</w:t>
      </w:r>
      <w:r>
        <w:rPr>
          <w:sz w:val="24"/>
          <w:szCs w:val="24"/>
          <w:lang w:val="en-US"/>
        </w:rPr>
        <w:t xml:space="preserve"> ዘምሩ፤ ልባችሁ ዉስጡ ያመላልስ </w:t>
      </w:r>
      <w:r>
        <w:rPr>
          <w:color w:val="ff0000"/>
          <w:sz w:val="24"/>
          <w:szCs w:val="24"/>
          <w:lang w:val="en-US"/>
        </w:rPr>
        <w:t>እግዚአብሔርን</w:t>
      </w:r>
      <w:r>
        <w:rPr>
          <w:sz w:val="24"/>
          <w:szCs w:val="24"/>
          <w:lang w:val="en-US"/>
        </w:rPr>
        <w:t xml:space="preserve">፥ እንደ ዝማሬም ዉስጣችሁ እያነሳችሁ </w:t>
      </w:r>
      <w:r>
        <w:rPr>
          <w:color w:val="ff0000"/>
          <w:sz w:val="24"/>
          <w:szCs w:val="24"/>
          <w:lang w:val="en-US"/>
        </w:rPr>
        <w:t>እግዚአብሔርን</w:t>
      </w:r>
      <w:r>
        <w:rPr>
          <w:sz w:val="24"/>
          <w:szCs w:val="24"/>
          <w:lang w:val="en-US"/>
        </w:rPr>
        <w:t xml:space="preserve"> አክብሩት፣ አመስግኑት፣ ትእዛዛቱን አመላልሱ ዛሬ የሄዳችሁበትን መንገድ መርምሩት! አጥኑት ያጠፋችሁትን ጥፋት ለማረም፥ መልካሙን ደሞ ለማጎልመስ በልባችሁ አውጡት አውርዱት፥ </w:t>
      </w:r>
    </w:p>
    <w:p>
      <w:pPr>
        <w:pStyle w:val="style0"/>
        <w:jc w:val="both"/>
        <w:rPr>
          <w:sz w:val="24"/>
          <w:szCs w:val="24"/>
        </w:rPr>
      </w:pPr>
      <w:r>
        <w:rPr>
          <w:sz w:val="24"/>
          <w:szCs w:val="24"/>
          <w:lang w:val="en-US"/>
        </w:rPr>
        <w:t xml:space="preserve">¹⁷ </w:t>
      </w:r>
      <w:r>
        <w:rPr>
          <w:color w:val="ff0000"/>
          <w:sz w:val="24"/>
          <w:szCs w:val="24"/>
          <w:lang w:val="en-US"/>
        </w:rPr>
        <w:t>እግዚአብሔር</w:t>
      </w:r>
      <w:r>
        <w:rPr>
          <w:sz w:val="24"/>
          <w:szCs w:val="24"/>
          <w:lang w:val="en-US"/>
        </w:rPr>
        <w:t xml:space="preserve"> አብን በእርሱ እያመሰገናችሁ፥ በቃል ቢሆን ወይም በሥራ የምታደርጉትን ሁሉ በጌታ </w:t>
      </w:r>
      <w:r>
        <w:rPr>
          <w:color w:val="ff0000"/>
          <w:sz w:val="24"/>
          <w:szCs w:val="24"/>
          <w:lang w:val="en-US"/>
        </w:rPr>
        <w:t>በእግዚአብሔር(በኢየሱስ)</w:t>
      </w:r>
      <w:r>
        <w:rPr>
          <w:sz w:val="24"/>
          <w:szCs w:val="24"/>
          <w:lang w:val="en-US"/>
        </w:rPr>
        <w:t xml:space="preserve"> ስም አድርጉት።</w:t>
      </w:r>
    </w:p>
    <w:p>
      <w:pPr>
        <w:pStyle w:val="style0"/>
        <w:jc w:val="both"/>
        <w:rPr>
          <w:sz w:val="24"/>
          <w:szCs w:val="24"/>
        </w:rPr>
      </w:pPr>
      <w:r>
        <w:rPr>
          <w:sz w:val="24"/>
          <w:szCs w:val="24"/>
          <w:lang w:val="en-US"/>
        </w:rPr>
        <w:tab/>
      </w:r>
      <w:r>
        <w:rPr>
          <w:sz w:val="24"/>
          <w:szCs w:val="24"/>
          <w:lang w:val="en-US"/>
        </w:rPr>
        <w:t>ይህንን ያህል ቃሉ እያነሳን መረዳት እንዲሆንላችሁ እየደከምን ያለነው እውነቱን እንድትጨብጡና በእውነት በመንፈስ ተረድታችሁ ራሳችሁ ተረድታችሁ በተግባርም በቃልም ፅኑ የእምነት ሰው፥ እውነተኛ የተዋህዶ አርበኛ እንድትሆኑ ነው። በያዕቆብም መልእክት ምዕራፍ 2 ላይ ከ 17-26 ላይ፥</w:t>
      </w:r>
    </w:p>
    <w:p>
      <w:pPr>
        <w:pStyle w:val="style0"/>
        <w:jc w:val="both"/>
        <w:rPr>
          <w:sz w:val="24"/>
          <w:szCs w:val="24"/>
        </w:rPr>
      </w:pPr>
      <w:r>
        <w:rPr>
          <w:sz w:val="24"/>
          <w:szCs w:val="24"/>
          <w:lang w:val="en-US"/>
        </w:rPr>
        <w:tab/>
      </w:r>
      <w:r>
        <w:rPr>
          <w:sz w:val="24"/>
          <w:szCs w:val="24"/>
          <w:lang w:val="en-US"/>
        </w:rPr>
        <w:t>ያዕቆብ 2</w:t>
      </w:r>
    </w:p>
    <w:p>
      <w:pPr>
        <w:pStyle w:val="style0"/>
        <w:jc w:val="both"/>
        <w:rPr>
          <w:sz w:val="24"/>
          <w:szCs w:val="24"/>
        </w:rPr>
      </w:pPr>
      <w:r>
        <w:rPr>
          <w:sz w:val="24"/>
          <w:szCs w:val="24"/>
          <w:lang w:val="en-US"/>
        </w:rPr>
        <w:t>¯¯¯¯¯¯¯¯¯¯</w:t>
      </w:r>
    </w:p>
    <w:p>
      <w:pPr>
        <w:pStyle w:val="style0"/>
        <w:jc w:val="both"/>
        <w:rPr>
          <w:sz w:val="24"/>
          <w:szCs w:val="24"/>
        </w:rPr>
      </w:pPr>
      <w:r>
        <w:rPr>
          <w:sz w:val="24"/>
          <w:szCs w:val="24"/>
          <w:lang w:val="en-US"/>
        </w:rPr>
        <w:t>¹⁷ እንደዚሁም ሥራ የሌለው እምነት ቢኖር በራሱ የሞተ ነው።</w:t>
      </w:r>
    </w:p>
    <w:p>
      <w:pPr>
        <w:pStyle w:val="style0"/>
        <w:jc w:val="both"/>
        <w:rPr>
          <w:sz w:val="24"/>
          <w:szCs w:val="24"/>
        </w:rPr>
      </w:pPr>
      <w:r>
        <w:rPr>
          <w:sz w:val="24"/>
          <w:szCs w:val="24"/>
          <w:lang w:val="en-US"/>
        </w:rPr>
        <w:tab/>
      </w:r>
      <w:r>
        <w:rPr>
          <w:sz w:val="24"/>
          <w:szCs w:val="24"/>
          <w:lang w:val="en-US"/>
        </w:rPr>
        <w:t xml:space="preserve">ይለናን እንግዲህ እምነት አለን! አለን! የሚባልበት ዘመን ነው ትሰማላችሁ! ብዙ አይነት ጩኸት ነው የምንሰማው፤ ብዙ አይነት አስተማሪ አለ፤ ብዙ ምሳሌ ይደረጋል፤ ብዙ ነገር ይነገራል ቃሉን አንዳንዶችም ጥጥት አድርገውት በተግባር ግን የሌሉ ሞልተዋል፥ እንደዚሁ ደሞ በየዋህነት </w:t>
      </w:r>
      <w:r>
        <w:rPr>
          <w:color w:val="ff0000"/>
          <w:sz w:val="24"/>
          <w:szCs w:val="24"/>
          <w:lang w:val="en-US"/>
        </w:rPr>
        <w:t>እግዚአብሔርን</w:t>
      </w:r>
      <w:r>
        <w:rPr>
          <w:sz w:val="24"/>
          <w:szCs w:val="24"/>
          <w:lang w:val="en-US"/>
        </w:rPr>
        <w:t xml:space="preserve"> ብቻ የሚፈልግ ቅን አለ ግን ቃሉ የሌለው ያልታጠቀ አለ፤ ቃሉን ደሞ እንደ ንግድ ስራ ያየው አለ ደግመን እናንሳውና ሥራ የሌለው እምነት ቢኖር በራሱ የሞተ ነው። ይለናል፥ አስከትሎም፥</w:t>
      </w:r>
    </w:p>
    <w:p>
      <w:pPr>
        <w:pStyle w:val="style0"/>
        <w:jc w:val="both"/>
        <w:rPr>
          <w:sz w:val="24"/>
          <w:szCs w:val="24"/>
        </w:rPr>
      </w:pPr>
      <w:r>
        <w:rPr>
          <w:sz w:val="24"/>
          <w:szCs w:val="24"/>
          <w:lang w:val="en-US"/>
        </w:rPr>
        <w:t>¹⁸ ነገር ግን አንድ ሰው፦ አንተ እምነት አለህ እኔም ሥራ አለኝ፤ እምነትህን ከሥራህ ለይተህ አሳየኝ፥ እኔም እምነቴን በሥራዬ አሳይሃለሁ ይላል።</w:t>
      </w:r>
    </w:p>
    <w:p>
      <w:pPr>
        <w:pStyle w:val="style0"/>
        <w:jc w:val="both"/>
        <w:rPr>
          <w:sz w:val="24"/>
          <w:szCs w:val="24"/>
        </w:rPr>
      </w:pPr>
      <w:r>
        <w:rPr>
          <w:sz w:val="24"/>
          <w:szCs w:val="24"/>
          <w:lang w:val="en-US"/>
        </w:rPr>
        <w:t xml:space="preserve">¹⁹ </w:t>
      </w:r>
      <w:r>
        <w:rPr>
          <w:color w:val="ff0000"/>
          <w:sz w:val="24"/>
          <w:szCs w:val="24"/>
          <w:lang w:val="en-US"/>
        </w:rPr>
        <w:t>እግዚአብሔር</w:t>
      </w:r>
      <w:r>
        <w:rPr>
          <w:sz w:val="24"/>
          <w:szCs w:val="24"/>
          <w:lang w:val="en-US"/>
        </w:rPr>
        <w:t xml:space="preserve"> አንድ እንደ ሆነ አንተ ታምናለህ፤ መልካም ታደርጋለህ፤ አጋንንት ደግሞ ያምናሉ ይንቀጠቀጡማል።</w:t>
      </w:r>
    </w:p>
    <w:p>
      <w:pPr>
        <w:pStyle w:val="style0"/>
        <w:jc w:val="both"/>
        <w:rPr>
          <w:sz w:val="24"/>
          <w:szCs w:val="24"/>
        </w:rPr>
      </w:pPr>
      <w:r>
        <w:rPr>
          <w:sz w:val="24"/>
          <w:szCs w:val="24"/>
          <w:lang w:val="en-US"/>
        </w:rPr>
        <w:t>²⁰ አንተ ከንቱ ሰው፥ እምነት ከሥራ ተለይቶ የሞተ መሆኑን ልታውቅ ትወዳለህን?</w:t>
      </w:r>
    </w:p>
    <w:p>
      <w:pPr>
        <w:pStyle w:val="style0"/>
        <w:jc w:val="both"/>
        <w:rPr>
          <w:sz w:val="24"/>
          <w:szCs w:val="24"/>
        </w:rPr>
      </w:pPr>
      <w:r>
        <w:rPr>
          <w:sz w:val="24"/>
          <w:szCs w:val="24"/>
          <w:lang w:val="en-US"/>
        </w:rPr>
        <w:t xml:space="preserve">²¹ አባታችን </w:t>
      </w:r>
      <w:r>
        <w:rPr>
          <w:color w:val="ff0000"/>
          <w:sz w:val="24"/>
          <w:szCs w:val="24"/>
          <w:lang w:val="en-US"/>
        </w:rPr>
        <w:t>አብርሃም</w:t>
      </w:r>
      <w:r>
        <w:rPr>
          <w:sz w:val="24"/>
          <w:szCs w:val="24"/>
          <w:lang w:val="en-US"/>
        </w:rPr>
        <w:t xml:space="preserve"> ልጁን ይስሐቅን በመሠዊያው ባቀረበ ጊዜ በሥራ የጸደቀ አልነበረምን?</w:t>
      </w:r>
    </w:p>
    <w:p>
      <w:pPr>
        <w:pStyle w:val="style0"/>
        <w:jc w:val="both"/>
        <w:rPr>
          <w:sz w:val="24"/>
          <w:szCs w:val="24"/>
        </w:rPr>
      </w:pPr>
      <w:r>
        <w:rPr>
          <w:sz w:val="24"/>
          <w:szCs w:val="24"/>
          <w:lang w:val="en-US"/>
        </w:rPr>
        <w:t>²² እምነት ከሥራው ጋር አብሮ ያደርግ እንደ ነበረ፥ በሥራም እምነት እንደ ተፈጸመ ትመለከታለህን?</w:t>
      </w:r>
    </w:p>
    <w:p>
      <w:pPr>
        <w:pStyle w:val="style0"/>
        <w:jc w:val="both"/>
        <w:rPr>
          <w:sz w:val="24"/>
          <w:szCs w:val="24"/>
        </w:rPr>
      </w:pPr>
      <w:r>
        <w:rPr>
          <w:sz w:val="24"/>
          <w:szCs w:val="24"/>
          <w:lang w:val="en-US"/>
        </w:rPr>
        <w:t xml:space="preserve">²³ መጽሐፍም፦ አብርሃምም </w:t>
      </w:r>
      <w:r>
        <w:rPr>
          <w:color w:val="ff0000"/>
          <w:sz w:val="24"/>
          <w:szCs w:val="24"/>
          <w:lang w:val="en-US"/>
        </w:rPr>
        <w:t>እግዚአብሔርን</w:t>
      </w:r>
      <w:r>
        <w:rPr>
          <w:sz w:val="24"/>
          <w:szCs w:val="24"/>
          <w:lang w:val="en-US"/>
        </w:rPr>
        <w:t xml:space="preserve"> አመነ ጽድቅም ሆኖ ተቈጠረለት ያለው ተፈጸመ፤ </w:t>
      </w:r>
      <w:r>
        <w:rPr>
          <w:color w:val="ff0000"/>
          <w:sz w:val="24"/>
          <w:szCs w:val="24"/>
          <w:lang w:val="en-US"/>
        </w:rPr>
        <w:t>የእግዚአብሔርም</w:t>
      </w:r>
      <w:r>
        <w:rPr>
          <w:sz w:val="24"/>
          <w:szCs w:val="24"/>
          <w:lang w:val="en-US"/>
        </w:rPr>
        <w:t xml:space="preserve"> ወዳጅ ተባለ።</w:t>
      </w:r>
    </w:p>
    <w:p>
      <w:pPr>
        <w:pStyle w:val="style0"/>
        <w:jc w:val="both"/>
        <w:rPr>
          <w:sz w:val="24"/>
          <w:szCs w:val="24"/>
        </w:rPr>
      </w:pPr>
      <w:r>
        <w:rPr>
          <w:sz w:val="24"/>
          <w:szCs w:val="24"/>
          <w:lang w:val="en-US"/>
        </w:rPr>
        <w:t>²⁴ ሰው በእምነት ብቻ ሳይሆን በሥራ እንዲጸድቅ ታያላችሁ።</w:t>
      </w:r>
    </w:p>
    <w:p>
      <w:pPr>
        <w:pStyle w:val="style0"/>
        <w:jc w:val="both"/>
        <w:rPr>
          <w:sz w:val="24"/>
          <w:szCs w:val="24"/>
        </w:rPr>
      </w:pPr>
      <w:r>
        <w:rPr>
          <w:sz w:val="24"/>
          <w:szCs w:val="24"/>
          <w:lang w:val="en-US"/>
        </w:rPr>
        <w:t>²⁵ እንደዚሁም ጋለሞታይቱ ረዓብ ደግሞ መልእክተኞቹን ተቀብላ በሌላ መንገድ በሰደደቻቸው ጊዜ በሥራ አልጸደቀችምን?</w:t>
      </w:r>
    </w:p>
    <w:p>
      <w:pPr>
        <w:pStyle w:val="style0"/>
        <w:jc w:val="both"/>
        <w:rPr>
          <w:sz w:val="24"/>
          <w:szCs w:val="24"/>
        </w:rPr>
      </w:pPr>
      <w:r>
        <w:rPr>
          <w:sz w:val="24"/>
          <w:szCs w:val="24"/>
          <w:lang w:val="en-US"/>
        </w:rPr>
        <w:t>²⁶ ከነፍስ የተለየ ሥጋ የሞተ እንደ ሆነ እንዲሁ ደግሞ ከሥራ የተለየ እምነት የሞተ ነው።</w:t>
      </w:r>
    </w:p>
    <w:p>
      <w:pPr>
        <w:pStyle w:val="style0"/>
        <w:jc w:val="both"/>
        <w:rPr>
          <w:sz w:val="24"/>
          <w:szCs w:val="24"/>
          <w:lang w:val="en-US"/>
        </w:rPr>
      </w:pPr>
      <w:r>
        <w:rPr>
          <w:sz w:val="24"/>
          <w:szCs w:val="24"/>
          <w:lang w:val="en-US"/>
        </w:rPr>
        <w:tab/>
      </w:r>
      <w:r>
        <w:rPr>
          <w:sz w:val="24"/>
          <w:szCs w:val="24"/>
          <w:lang w:val="en-US"/>
        </w:rPr>
        <w:t xml:space="preserve">ይሄ ነው እንግዲህ ትልቁ ነጥብ ወገኖቼ ማውራት፣ መለፍለፍ፣ መናገር ቀላል ነገር ነው። ቃሉንም እንደውሃ ጠጥቶ እንዳሻቸው መናገር መቸም ችግር የለውም። አሁን እንደምትሰሙት ነው ብዙ ቤተክርስቲያናችን ብዙ ጠበብት፣ ብዙ ሊቃውንት፣ ብዙ ብዙ ባደባባይ በቤተክርስቲያን በጉባኤ በምን ቃሉን እንደጎርፍ የሚያፈሱ አሉ። እውነት ነው ወንጌሉንም ብሉዩንም ሁሉንም ከሃዲሱ ጋር አጣምረው ሊቅ ነን የሚሉ ብዙ! አሉ ብዙ እንሰማለን ሲናገሩ ብዙ ብዙ አብዝተው ሲናገሩ የሁላችን ግን መለኪያ የሚሆነው ስራ ነው። ያ የምንናገረውን እምነት እንኖርበታለን ወይ? ማንም ይሁን ማንም መምህርም ሆነ፣ ምንም ሆነ እረኛ የተባለ በሙሉ መምህር ነኝ የሚል በሙሉ ማንም ንግግሩን አይደለም! ንግግሩ ጥሩ ሊሆን ይችላል ምግባሩ! ምግባሩ! ስራ ላይ ሲያውለው ታዩታላችሁ ወይ? ቃሉ የሚለንን ሰምታችኋል፥ ከነፍስ የተለየ ስጋ የሞተ ነው፥ አይደለ? ልክ ነው። አንድ ሰው ሞተ የምንለው ነፍሱ ከሱ ተለይታ ስትሄድ በቃ ሬሳ ነው ወስደን እንቀብራለን፥ ለምን? ነፍሱ ከስጋው ተለይታለች ያ ያሞተ ነው በቃ ወደ አፈር ይመለሳል። ከነፍስ የተለየ ሥጋ የሞተ እንደ ሆነ እንዲሁ ደግሞ ከሥራ የተለየ እምነት የሞተ ነው። በቃ እምነታችን ስራ ከሌለው ሞቷል፥ ልክ እንደዛው እንደ በድኑ ሬሳ። </w:t>
      </w:r>
    </w:p>
    <w:p>
      <w:pPr>
        <w:pStyle w:val="style0"/>
        <w:jc w:val="both"/>
        <w:rPr>
          <w:sz w:val="24"/>
          <w:szCs w:val="24"/>
          <w:lang w:val="en-US"/>
        </w:rPr>
      </w:pPr>
      <w:r>
        <w:rPr>
          <w:sz w:val="24"/>
          <w:szCs w:val="24"/>
          <w:lang w:val="en-US"/>
        </w:rPr>
        <w:t xml:space="preserve">ወገኖቼ ወደ ዋናው ትምህርታችን ከመዝለቃችን በፊት መግቢያና ማስተዋያ መረዳትም ይሆንልን ዘንድ ከላይ እንደመግቢያ ገለፅንላችሁ። ተዋህዶ ኦርቶዶክስ እምነታችንን በሚገባ ልንረዳ ካልቻልን እንዴት ወደተግባር እንለውጣለን? እንዴት? አስቸጋሪ ነው። እጅግ አስቸጋሪ ነው ተግባር ተግባር ከሌለው እምነት በራሱ የሞተ ነው። ዛሬ ሁሉ በግልፅ የሚታይ ነው አመፅም፣ ክፋቱም በግልፅ ነው፥ እየተፈፀመ ያለው አለማችን ታይቶም ተሰምቶም በማያውቅ አመፃ እየተከደነ ነው ያለው፥ አለም በሙሉ በዚህ ተከድናለች የቀደመው እባብ፥ ሐሰተኛው ነቢይ ዘንዶው በሁሉም ነገስታት ገዥዎች እንዲሁም ምድርን በሸፈኑ የውሸት እምነቶች ተጣባለች። የኛው ተዋህዶ ኦርቶዶክስ እምነት ቤተክርስቲያናችን በብርቱ ተመታለች በሃሰተኛ፣ ባስመሳይ፣ ለዲያቢሎስ ባደሩ ክፉ መምህራን ጳጳሳት፣ የደብር አለቆች፣ ሊቅ ነን የሚሉ፣ ርዕሰ ሊቃውንት ነን የሚሉ ሙሉ በሙሉ ተወራ ቃሉ መነገጃ የራሳቸውን ክብር ማሳደጊያ፤ የከበሬታ ወንበር መገብያ አድርገው ቃሉን ከመጠን ያለፈ ሲያጮሁ ይዉላሉ ያድራሉ። በየ ዩቱብ ተጥደው ሼር አድርጉ እያሉ ሲለምኑ ይታያሉ። ብር ለመሰብሰቢያ ካባቸውን አንዘርፈው ሲጮሁ አቤት እኒህ ሊቅ ይላላ ይህ የዋህ ወገን፥ ለመሆኑ የሰለጠነውን ምላስ እንደምትሰማ ሁሉ በተግባር እምነት አላቸው ይተገብሩታል ብለህ ወይም ያደርጉታል ብለህ በዚያ መዝነህ ታውቃለህ? አይተሃል ምግባራቸውን? ብቻ እንደግሪሳ ወፍ አብረህ ለጥፋትህ ትነጉዳለህ፥ </w:t>
      </w:r>
      <w:r>
        <w:rPr>
          <w:color w:val="ff0000"/>
          <w:sz w:val="24"/>
          <w:szCs w:val="24"/>
          <w:lang w:val="en-US"/>
        </w:rPr>
        <w:t>እግዚአብሔር</w:t>
      </w:r>
      <w:r>
        <w:rPr>
          <w:sz w:val="24"/>
          <w:szCs w:val="24"/>
          <w:lang w:val="en-US"/>
        </w:rPr>
        <w:t xml:space="preserve"> አይዘበትበትም በእውነትና በመንፈስ ለሚያመልኩት እምነታቸውንም በስራ ለሚገልፁት ለነዚህ ነው ወገንነቱ </w:t>
      </w:r>
      <w:r>
        <w:rPr>
          <w:color w:val="ff0000"/>
          <w:sz w:val="24"/>
          <w:szCs w:val="24"/>
          <w:lang w:val="en-US"/>
        </w:rPr>
        <w:t>እግዚአብሔር</w:t>
      </w:r>
      <w:r>
        <w:rPr>
          <w:sz w:val="24"/>
          <w:szCs w:val="24"/>
          <w:lang w:val="en-US"/>
        </w:rPr>
        <w:t xml:space="preserve">። ስሙን የጠራ ሁሉ ቃሉን እንዲያው በዘወትር በምንም ሁሉን በሚጠራው በሚለፈልፈው በሚያጮኸው አይደለም </w:t>
      </w:r>
      <w:r w:rsidRPr="56C19C8A">
        <w:rPr>
          <w:color w:val="ff0000"/>
          <w:sz w:val="24"/>
          <w:szCs w:val="24"/>
          <w:lang w:val="en-US"/>
          <w:rPrChange w:id="106" w:author="ZTE Blade L8" w:date="2024-06-18T05:58:00Z">
            <w:rPr>
              <w:sz w:val="24"/>
              <w:szCs w:val="24"/>
              <w:lang w:val="en-US"/>
            </w:rPr>
          </w:rPrChange>
        </w:rPr>
        <w:t>እግዚአብሔር</w:t>
      </w:r>
      <w:r>
        <w:rPr>
          <w:sz w:val="24"/>
          <w:szCs w:val="24"/>
          <w:lang w:val="en-US"/>
        </w:rPr>
        <w:t xml:space="preserve"> የሚከብረው፥ </w:t>
      </w:r>
      <w:r>
        <w:rPr>
          <w:color w:val="ff0000"/>
          <w:sz w:val="24"/>
          <w:szCs w:val="24"/>
          <w:lang w:val="en-US"/>
        </w:rPr>
        <w:t>እግዚአብሔር</w:t>
      </w:r>
      <w:r>
        <w:rPr>
          <w:sz w:val="24"/>
          <w:szCs w:val="24"/>
          <w:lang w:val="en-US"/>
        </w:rPr>
        <w:t xml:space="preserve"> የሚከብረው የሰማውን ቃል ወደ ተግባር በሚቀይረው የእምነት ሰው የእምነት አርበኛ የዋህ፣ ቅን፣ ትሁት ህዝብ ነው። በቃሉ በእምነቱ የማይደራደር </w:t>
      </w:r>
      <w:r>
        <w:rPr>
          <w:color w:val="ff0000"/>
          <w:sz w:val="24"/>
          <w:szCs w:val="24"/>
          <w:lang w:val="en-US"/>
        </w:rPr>
        <w:t>በእግዚአብሔር</w:t>
      </w:r>
      <w:r>
        <w:rPr>
          <w:sz w:val="24"/>
          <w:szCs w:val="24"/>
          <w:lang w:val="en-US"/>
        </w:rPr>
        <w:t xml:space="preserve"> ፈቃድና ትእዛዝ ላይ የማይደራደር፣ የማይዋዋል፣ የማያሻርክና፣ ከዲያቢሎስ ጋር ዉስጥ ለዉስጥ ተስማምቶ ቃሉን በተግባር ለመግደል የሚለፋ በተግባርም የሌለ እንዲህ አይነት ሰው ለመሆን አይደለም፥ እንዲህ አይነት ሰው </w:t>
      </w:r>
      <w:r>
        <w:rPr>
          <w:color w:val="ff0000"/>
          <w:sz w:val="24"/>
          <w:szCs w:val="24"/>
          <w:lang w:val="en-US"/>
        </w:rPr>
        <w:t>የእግዚአብሔር</w:t>
      </w:r>
      <w:r>
        <w:rPr>
          <w:sz w:val="24"/>
          <w:szCs w:val="24"/>
          <w:lang w:val="en-US"/>
        </w:rPr>
        <w:t xml:space="preserve"> ወዳጅ ሊሆን አይችልም!፥ እሱ የዲያቢሎስ ወዳጅ ነው አስመሳይ ነው በስውርም በግልፅም ለዲያቢሎስ የሚያገለግል ሰው ነው። ከዚህ ለመራቅ ግን </w:t>
      </w:r>
      <w:r>
        <w:rPr>
          <w:color w:val="ff0000"/>
          <w:sz w:val="24"/>
          <w:szCs w:val="24"/>
          <w:lang w:val="en-US"/>
        </w:rPr>
        <w:t>እግዚአብሔር</w:t>
      </w:r>
      <w:r>
        <w:rPr>
          <w:sz w:val="24"/>
          <w:szCs w:val="24"/>
          <w:lang w:val="en-US"/>
        </w:rPr>
        <w:t xml:space="preserve"> ያዘዘውን፤ </w:t>
      </w:r>
      <w:r>
        <w:rPr>
          <w:color w:val="ff0000"/>
          <w:sz w:val="24"/>
          <w:szCs w:val="24"/>
          <w:lang w:val="en-US"/>
        </w:rPr>
        <w:t>የእግዚአብሔር</w:t>
      </w:r>
      <w:r>
        <w:rPr>
          <w:sz w:val="24"/>
          <w:szCs w:val="24"/>
          <w:lang w:val="en-US"/>
        </w:rPr>
        <w:t xml:space="preserve"> ቃል የሚናገረውን ፈቃዱን ሰምቶ ወደ ተግባር የሚቀይር ሰው ነው </w:t>
      </w:r>
      <w:r>
        <w:rPr>
          <w:color w:val="ff0000"/>
          <w:sz w:val="24"/>
          <w:szCs w:val="24"/>
          <w:lang w:val="en-US"/>
        </w:rPr>
        <w:t>የእግዚአብሔር</w:t>
      </w:r>
      <w:r>
        <w:rPr>
          <w:sz w:val="24"/>
          <w:szCs w:val="24"/>
          <w:lang w:val="en-US"/>
        </w:rPr>
        <w:t xml:space="preserve"> ሰው የሚባለው።</w:t>
      </w:r>
    </w:p>
    <w:p>
      <w:pPr>
        <w:pStyle w:val="style0"/>
        <w:jc w:val="both"/>
        <w:rPr>
          <w:sz w:val="24"/>
          <w:szCs w:val="24"/>
        </w:rPr>
      </w:pPr>
      <w:r>
        <w:rPr>
          <w:sz w:val="24"/>
          <w:szCs w:val="24"/>
          <w:lang w:val="en-US"/>
        </w:rPr>
        <w:t xml:space="preserve">ሰውን ለማሞገስ፤ ሰውን ከፍ ከፍ ለማድረግ አይደለም መሮጥ ያለብህ አንተም እንደሱ መክበር </w:t>
      </w:r>
      <w:r>
        <w:rPr>
          <w:color w:val="ff0000"/>
          <w:sz w:val="24"/>
          <w:szCs w:val="24"/>
          <w:lang w:val="en-US"/>
        </w:rPr>
        <w:t>እግዚአብሔር</w:t>
      </w:r>
      <w:r>
        <w:rPr>
          <w:sz w:val="24"/>
          <w:szCs w:val="24"/>
          <w:lang w:val="en-US"/>
        </w:rPr>
        <w:t xml:space="preserve"> ፊት ክቡር መሆን ትችላለህ፥ እምነትን በስራ ስትፈፅመው፥ ሰውን ወደ ማምለክ መሄድ የለብህም፥ ሰው ወዳቂ ነው ሰው ፈራሽ ነው! መልካም ሰው ከሆነ በሰውየው የሚገለገለው </w:t>
      </w:r>
      <w:r>
        <w:rPr>
          <w:color w:val="ff0000"/>
          <w:sz w:val="24"/>
          <w:szCs w:val="24"/>
          <w:lang w:val="en-US"/>
        </w:rPr>
        <w:t>እግዚአብሔር መንፈስ ቅዱስ</w:t>
      </w:r>
      <w:r>
        <w:rPr>
          <w:sz w:val="24"/>
          <w:szCs w:val="24"/>
          <w:lang w:val="en-US"/>
        </w:rPr>
        <w:t xml:space="preserve"> ነው። የሚያስተምርም </w:t>
      </w:r>
      <w:r>
        <w:rPr>
          <w:color w:val="ff0000"/>
          <w:sz w:val="24"/>
          <w:szCs w:val="24"/>
          <w:lang w:val="en-US"/>
        </w:rPr>
        <w:t>እግዚአብሔር</w:t>
      </w:r>
      <w:r>
        <w:rPr>
          <w:sz w:val="24"/>
          <w:szCs w:val="24"/>
          <w:lang w:val="en-US"/>
        </w:rPr>
        <w:t xml:space="preserve"> ነው፥ ከሰው መልካም ታያለህ? አዎ </w:t>
      </w:r>
      <w:r>
        <w:rPr>
          <w:color w:val="ff0000"/>
          <w:sz w:val="24"/>
          <w:szCs w:val="24"/>
          <w:lang w:val="en-US"/>
        </w:rPr>
        <w:t>እግዚአብሔር</w:t>
      </w:r>
      <w:r>
        <w:rPr>
          <w:sz w:val="24"/>
          <w:szCs w:val="24"/>
          <w:lang w:val="en-US"/>
        </w:rPr>
        <w:t xml:space="preserve"> ነው መልካም እንዲሰራ ያደረገው፤ ከሰው ክፉ ስራ ታያለህ? አዎ ዲያቢሎስ ነው ያንን ክፉ ስራ እንዲሰራ የሚያደርገው፥ በዛ ሰውየ ላይ በምታየው ሰው ላይ ብርሃንና ጨለማ እየተዋጉ ነው የምታየው፥ መልካም ስራ ሲሰራ ካየኸው ብርሃን አሸንፎ በጎ ስራ እየሰራ ነው፤ ክፉ ስራ ሲሰራ ካየኸው ብርሃኑ ሳይሆን ጨለማው ነግሶበት ክፉ ስራ ነግሶበት የስጋን ስራ ሲሰራ ክፉ ሲሰራ ታያለህ ዲያቢሎስ እየጎዳው ያለ ሰው ነው።</w:t>
      </w:r>
    </w:p>
    <w:p>
      <w:pPr>
        <w:pStyle w:val="style0"/>
        <w:jc w:val="both"/>
        <w:rPr>
          <w:sz w:val="24"/>
          <w:szCs w:val="24"/>
          <w:lang w:val="en-US"/>
        </w:rPr>
      </w:pPr>
      <w:r>
        <w:rPr>
          <w:sz w:val="24"/>
          <w:szCs w:val="24"/>
          <w:lang w:val="en-US"/>
        </w:rPr>
        <w:t xml:space="preserve">እንግዲህ ይሄንን ለይተን እንድንረዳ ይገባናል ማክበርና ማምለክ የተለያዩ ናቸው፥ ሰውን ምንም መልካም ቢሆን ውደደው አክብረው ግን አምላክ አይደለም ልታመልከው አይገባም። የችግርህ ፈች ያንተን እምነት የሚያፀና፣ ወደ መልካም ጎዳና የሚመራህ፣ በእውነት የሚመራህ </w:t>
      </w:r>
      <w:r>
        <w:rPr>
          <w:color w:val="ff0000"/>
          <w:sz w:val="24"/>
          <w:szCs w:val="24"/>
          <w:lang w:val="en-US"/>
        </w:rPr>
        <w:t>እግዚአብሔር</w:t>
      </w:r>
      <w:r>
        <w:rPr>
          <w:sz w:val="24"/>
          <w:szCs w:val="24"/>
          <w:lang w:val="en-US"/>
        </w:rPr>
        <w:t xml:space="preserve"> እንጅ ሰው አይደለም። </w:t>
      </w:r>
      <w:r>
        <w:rPr>
          <w:color w:val="ff0000"/>
          <w:sz w:val="24"/>
          <w:szCs w:val="24"/>
          <w:lang w:val="en-US"/>
        </w:rPr>
        <w:t>እግዚአብሔር</w:t>
      </w:r>
      <w:r>
        <w:rPr>
          <w:sz w:val="24"/>
          <w:szCs w:val="24"/>
          <w:lang w:val="en-US"/>
        </w:rPr>
        <w:t xml:space="preserve"> </w:t>
      </w:r>
      <w:r>
        <w:rPr>
          <w:color w:val="ff0000"/>
          <w:sz w:val="24"/>
          <w:szCs w:val="24"/>
          <w:lang w:val="en-US"/>
        </w:rPr>
        <w:t>መንፈስ ቅዱስ</w:t>
      </w:r>
      <w:r>
        <w:rPr>
          <w:sz w:val="24"/>
          <w:szCs w:val="24"/>
          <w:lang w:val="en-US"/>
        </w:rPr>
        <w:t xml:space="preserve"> ነው የሚመራህ በሰው አድሮ ይመክርሃል፣ በተለያየ መንገድ ይናገርሃል፣ ያስተምርሃል፣ ያቀናሃል አንተ ደሞ የጎደለህን ጠይቀህ፣ ከራሱ </w:t>
      </w:r>
      <w:r>
        <w:rPr>
          <w:color w:val="ff0000"/>
          <w:sz w:val="24"/>
          <w:szCs w:val="24"/>
          <w:lang w:val="en-US"/>
        </w:rPr>
        <w:t>ከእግዚአብሔር</w:t>
      </w:r>
      <w:r>
        <w:rPr>
          <w:sz w:val="24"/>
          <w:szCs w:val="24"/>
          <w:lang w:val="en-US"/>
        </w:rPr>
        <w:t xml:space="preserve"> ጠይቀህ፣ </w:t>
      </w:r>
      <w:r>
        <w:rPr>
          <w:color w:val="ff0000"/>
          <w:sz w:val="24"/>
          <w:szCs w:val="24"/>
          <w:lang w:val="en-US"/>
        </w:rPr>
        <w:t>እግዚአብሔር</w:t>
      </w:r>
      <w:r>
        <w:rPr>
          <w:sz w:val="24"/>
          <w:szCs w:val="24"/>
          <w:lang w:val="en-US"/>
        </w:rPr>
        <w:t xml:space="preserve"> በተለያየ መንገድ ትምህርት እንድትጨብጥ ያደርግሃል፤ እውነትን እንድትጨብጥ ያደርግሃል፣ በተግባር ድሞ እንድትፈፅመው ያበረታሃል፥ በፆም በፀሎት፣ በስግደት፣ በፊቱ እየወደቅህ ስትለምነው ሁሉን ይገልፅልሃል፥ ሚስጥራት ሁሉ ከፊትህ አይሰወሩም፥ ስለዚህ አንተም ስታድግ ለራስህ፣ ለራስህ አስተማሪ ነህ፥ ለሌላውም ምሳሌ ነህ፥ ለሌላው ብርሃን ነህ፣ ለራስህም መልካም ነው ይሄ ነው፣ የሚሆነውም መሆን ያለበትም ይሄ ነው ወገኖቼ። ባሁኑ ስአት ኢትዮጵያ የዓለም ብርሃንን መልእክቶች፣ ትምህርቶች፣ መግለጫዎችን፣ እናም እኛን ቤተሰቦችን ሲተቹ እንሰማለን፥ እውነተኛ አስተማሪ ከሆኑ ሁሉንም መልእክቶች፣ መግለጫዎች፣ ትምህርቶች አንድም ሳይቀንሱ ሳይቆንፅሉ ለምዕመኑ ማሳወቅ ማንበብና ከዛ የራሳቸው የተሳሳተ ነው የሚሉበትን ነጥብ ማቅረብ በተገባ ነበር። ይህን ለማድረግ አይደፍሩም ሐሰተኛ ናቸው፣ አዲስ ትምህርት ነው፣ መናፍቅ ናቸው ወዘተ ይሉና ወደ ስድባቸው ይገባሉ ቤተሰቦቻችንን ለማወቅ የመዘገብነውንም መታወቂያ የሰጠነውንም በዚህ ነው የምትድኑት ብለው ያታልላሉ! ይሉናል ቤተሰብህን ለይተህ ለማወቅ ማንም ሰው ይህንን ያደርጋል። አንድ መስሪያ ቤት የራሱ ሰራተኛ ለመሆናቸው መታወቂያ ይሰጣል የሱ አካል ለመሆናቸው፣ የኢትዮጵያ የዓለም ብርሃን ቤተሰብ ለሆኑ ሁሉ አድርገናል፥ ቤተሰቦቻችን ስለሆኑ የሚድኑበትንማ ቃል አስጨብጠናል፣ መልዕክቱን አሰምተናል፣ ትምህርቱን አስተምረናል ያን በተግባር ስለሙፈፅሙት ደሞ አዎ በርግጥም ይድናሉ!።</w:t>
      </w:r>
    </w:p>
    <w:p>
      <w:pPr>
        <w:pStyle w:val="style0"/>
        <w:jc w:val="both"/>
        <w:rPr>
          <w:sz w:val="24"/>
          <w:szCs w:val="24"/>
        </w:rPr>
      </w:pPr>
      <w:r>
        <w:rPr>
          <w:sz w:val="24"/>
          <w:szCs w:val="24"/>
          <w:lang w:val="en-US"/>
        </w:rPr>
        <w:t xml:space="preserve">አንተ ዳር ቆመህ የምትተቸን እኮ አንተ እኮ ቃሉን አትሰማ፣ መልዕክቱን አትሰማ፣ መግለጫውን አትሰማ፣ ሰው የነገረህን ብቻ ወሬ ይዘህ ትሳደባለህ፣ ትነቅፋለህ፣ ትተቻለህ ይሄ አያድንህም። እንግዲህ እንዲሁም ትንሳኤ ኢትዮጵያ አለ እያሉ ህዝብን ያታልላሉ፤ ያስታሉ ይሉናል፥ የሚገርም ጉድ እኮ ነው! አንድ መምህር አንድ አስተማሪ ነው የሚል ወጦ ትንሳኤ ኢትዮጵያ የለም ይላል፥ አስቲ እንጠይቃቸው የት ሃገር ላይ የት አለም ላይ ነው ባሁኑ ጊዜ </w:t>
      </w:r>
      <w:r>
        <w:rPr>
          <w:color w:val="ff0000"/>
          <w:sz w:val="24"/>
          <w:szCs w:val="24"/>
          <w:lang w:val="en-US"/>
        </w:rPr>
        <w:t>እግዚአብሔርን</w:t>
      </w:r>
      <w:r>
        <w:rPr>
          <w:sz w:val="24"/>
          <w:szCs w:val="24"/>
          <w:lang w:val="en-US"/>
        </w:rPr>
        <w:t xml:space="preserve"> እንደው በጠፋችሁም አሁም በፈረሰችውም ቤተክርስቲያን ስሙ የሚነሳው? ይቀደሳል! ማህሌት ይቆማል! ሰአታት ይቆማል! ፀሎት ይደርሳል! ታቦተ </w:t>
      </w:r>
      <w:r>
        <w:rPr>
          <w:color w:val="ff0000"/>
          <w:sz w:val="24"/>
          <w:szCs w:val="24"/>
          <w:lang w:val="en-US"/>
        </w:rPr>
        <w:t>እግዚአብሔር</w:t>
      </w:r>
      <w:r>
        <w:rPr>
          <w:sz w:val="24"/>
          <w:szCs w:val="24"/>
          <w:lang w:val="en-US"/>
        </w:rPr>
        <w:t xml:space="preserve"> ወጦ ይከበራል፣ ቅዱሳን ይከበራሉ፣ ሊቃነ መላእክት ይከበራሉ፣ እናንታችን ቅድስተ ቅዱሳን ትከበራለች፣ </w:t>
      </w:r>
      <w:r>
        <w:rPr>
          <w:color w:val="ff0000"/>
          <w:sz w:val="24"/>
          <w:szCs w:val="24"/>
          <w:lang w:val="en-US"/>
        </w:rPr>
        <w:t>እግዚአብሔር</w:t>
      </w:r>
      <w:r>
        <w:rPr>
          <w:sz w:val="24"/>
          <w:szCs w:val="24"/>
          <w:lang w:val="en-US"/>
        </w:rPr>
        <w:t xml:space="preserve"> ይከብራል፥ ስርአተ ጥምቀቱን የጥምቀትን በአል እየው በየክብረ በአሉ በየአመቱ ክብረ በአል ላይ የሚወጣውን ህዝብና </w:t>
      </w:r>
      <w:r>
        <w:rPr>
          <w:color w:val="ff0000"/>
          <w:sz w:val="24"/>
          <w:szCs w:val="24"/>
          <w:lang w:val="en-US"/>
        </w:rPr>
        <w:t>እግዚአብሔርን</w:t>
      </w:r>
      <w:r>
        <w:rPr>
          <w:sz w:val="24"/>
          <w:szCs w:val="24"/>
          <w:lang w:val="en-US"/>
        </w:rPr>
        <w:t xml:space="preserve"> ሲያመሰግን እልል ሲል የሚዉለውን ተመልከተው፣ የትኛው አለም ላይ አይተህ ታውቃለህ? የትኛው አለም ላይ? ዛሬ ኢትዮጵያ እየደቀቀች እንኳ፣ እየሞተች፣ እየገደላችኋት እንኳ ይሄንን ተግባራቸውን አልተዉም! የኢትዮጵያ ኦርቶዶክስ ተዋህዶ ቤተክርስቲያን ልጆች! አልተዉም! በልማድም ያድርጉት፣ በእውነትም ያድርጉት፣ በክፋትም ያድርጉት፣ በበጎነትም ያድርጉት </w:t>
      </w:r>
      <w:r>
        <w:rPr>
          <w:color w:val="ff0000"/>
          <w:sz w:val="24"/>
          <w:szCs w:val="24"/>
          <w:lang w:val="en-US"/>
        </w:rPr>
        <w:t>እግዚአብሔር</w:t>
      </w:r>
      <w:r>
        <w:rPr>
          <w:sz w:val="24"/>
          <w:szCs w:val="24"/>
          <w:lang w:val="en-US"/>
        </w:rPr>
        <w:t xml:space="preserve"> አባቶቻቸውን ያስጨበጧቸውን እምነት ይሄው እንዲህ ይገለገሉበታል። የትኛው አለም ላይ አይተሃል? ቱሪስቱ ምኑ ነጩ ሁሉ እየመጣ ፎቶግራፍ ሲያነሳህ የሚዉለው ቪዴኦ ሲቀርፅህ የሚዉለው ሁሉ ብርቅ ሆኖበት አይደለም እንዴ! የት ቦታ ላይ አይተሃል? በመላው አለም ላይ </w:t>
      </w:r>
      <w:r>
        <w:rPr>
          <w:color w:val="ff0000"/>
          <w:sz w:val="24"/>
          <w:szCs w:val="24"/>
          <w:lang w:val="en-US"/>
        </w:rPr>
        <w:t>እግዚአብሔርን</w:t>
      </w:r>
      <w:r>
        <w:rPr>
          <w:sz w:val="24"/>
          <w:szCs w:val="24"/>
          <w:lang w:val="en-US"/>
        </w:rPr>
        <w:t xml:space="preserve"> የሚያነሳ የትኛው ቦታ ላይ አይተሃል? ህዝብ ተሰብስቦ፣ የት ጋ? </w:t>
      </w:r>
      <w:r w:rsidRPr="743E2142">
        <w:rPr>
          <w:color w:val="ff0000"/>
          <w:sz w:val="24"/>
          <w:szCs w:val="24"/>
          <w:lang w:val="en-US"/>
          <w:rPrChange w:id="107" w:author="ZTE Blade L8" w:date="2024-06-18T06:07:00Z">
            <w:rPr>
              <w:sz w:val="24"/>
              <w:szCs w:val="24"/>
              <w:lang w:val="en-US"/>
            </w:rPr>
          </w:rPrChange>
        </w:rPr>
        <w:t>አብ፣</w:t>
      </w:r>
      <w:ins w:id="108" w:author="ZTE Blade L8" w:date="2024-06-18T06:07:00Z">
        <w:r w:rsidR="916A23C3">
          <w:rPr>
            <w:sz w:val="24"/>
            <w:szCs w:val="24"/>
            <w:lang w:val="en-US"/>
          </w:rPr>
          <w:t xml:space="preserve"> </w:t>
        </w:r>
      </w:ins>
      <w:del w:id="109" w:author="ZTE Blade L8" w:date="2024-06-18T06:07:00Z">
        <w:r w:rsidDel="6C575BC8">
          <w:rPr>
            <w:sz w:val="24"/>
            <w:szCs w:val="24"/>
            <w:lang w:val="en-US"/>
          </w:rPr>
          <w:delText xml:space="preserve"> </w:delText>
        </w:r>
      </w:del>
      <w:r w:rsidRPr="67A37DB8">
        <w:rPr>
          <w:color w:val="ff0000"/>
          <w:sz w:val="24"/>
          <w:szCs w:val="24"/>
          <w:lang w:val="en-US"/>
          <w:rPrChange w:id="110" w:author="ZTE Blade L8" w:date="2024-06-18T06:07:00Z">
            <w:rPr>
              <w:sz w:val="24"/>
              <w:szCs w:val="24"/>
              <w:lang w:val="en-US"/>
            </w:rPr>
          </w:rPrChange>
        </w:rPr>
        <w:t>ወልድ፣ መንፈስ ቅዱስን</w:t>
      </w:r>
      <w:r>
        <w:rPr>
          <w:sz w:val="24"/>
          <w:szCs w:val="24"/>
          <w:lang w:val="en-US"/>
        </w:rPr>
        <w:t xml:space="preserve"> የሚያከብር፤ </w:t>
      </w:r>
      <w:r>
        <w:rPr>
          <w:color w:val="ff0000"/>
          <w:sz w:val="24"/>
          <w:szCs w:val="24"/>
          <w:lang w:val="en-US"/>
        </w:rPr>
        <w:t>ሥላሴን</w:t>
      </w:r>
      <w:r>
        <w:rPr>
          <w:sz w:val="24"/>
          <w:szCs w:val="24"/>
          <w:lang w:val="en-US"/>
        </w:rPr>
        <w:t xml:space="preserve"> የሚያከብር፤ </w:t>
      </w:r>
      <w:r w:rsidRPr="B20603F0">
        <w:rPr>
          <w:color w:val="ff0000"/>
          <w:sz w:val="24"/>
          <w:szCs w:val="24"/>
          <w:lang w:val="en-US"/>
          <w:rPrChange w:id="111" w:author="ZTE Blade L8" w:date="2024-06-18T06:03:00Z">
            <w:rPr>
              <w:sz w:val="24"/>
              <w:szCs w:val="24"/>
              <w:lang w:val="en-US"/>
            </w:rPr>
          </w:rPrChange>
        </w:rPr>
        <w:t>ድንግልን</w:t>
      </w:r>
      <w:r>
        <w:rPr>
          <w:sz w:val="24"/>
          <w:szCs w:val="24"/>
          <w:lang w:val="en-US"/>
        </w:rPr>
        <w:t xml:space="preserve"> የሚያከብር፤ ሊቃነ መላዕክትን የሚያከብር፤ እ? ቅዱሳን አባቶችን ሰማእታትንም ሆነ ሁሉንም የሚያከብር ትውልድ የቱ ጋ ከኢትዮጵያ ዉጭ አይተሃል? ከኢትዮጵያ ኦርቶዶክስ ተዋህዶ ቤተክርስቲያን ዉጭ የት ጋ አይተሃል? አመቱን ሙሉ ቢያንስ 2መቶ ምናምን ቀን የሚፆም ሰው የቱ ሃገር ላይ፣ የቱ አለም ላይ አይተሃል? የኛ ትንሳኤ ተችዎች አንዳንዶችማ የሚገርሙ ናቸው፣ ኢትዮጵያ ትንሳኤ አላት ይላሉ ገነት እዚህ ሆነ ማለት ነው? አዎ ገነት እዚህ ነው! አዎ ገነት እዚህ ነው! ልክ ነው እዚህ በምትሰራው ስራ ነው ገነት የምትገባው። የማይጨበጥ የማይዳሰስ አድርገህ ትናገራለህ፥ ኢትዮጵያንም ከሌላው አለም ጋራ አመሳስለህ ልክ ያንኑ ነጮች ያሳዘሉህን ፍልስፍና እዚህ ልትተፋው ትሞክራለህ። ታዲያ ትንሳኤ ኢትዮጵያ አላት እኮ ስንልህ አባቶቻችን ስንት ትውልድ ሲቀባበለው የመጣው </w:t>
      </w:r>
      <w:r w:rsidRPr="2658211D">
        <w:rPr>
          <w:color w:val="ff0000"/>
          <w:sz w:val="24"/>
          <w:szCs w:val="24"/>
          <w:lang w:val="en-US"/>
          <w:rPrChange w:id="112" w:author="ZTE Blade L8" w:date="2024-06-18T05:58:00Z">
            <w:rPr>
              <w:sz w:val="24"/>
              <w:szCs w:val="24"/>
              <w:lang w:val="en-US"/>
            </w:rPr>
          </w:rPrChange>
        </w:rPr>
        <w:t>የእግዚአብሔር</w:t>
      </w:r>
      <w:r>
        <w:rPr>
          <w:sz w:val="24"/>
          <w:szCs w:val="24"/>
          <w:lang w:val="en-US"/>
        </w:rPr>
        <w:t xml:space="preserve"> እውነትን ስንገልፅ ዛሬ ሰአቱ ስለሞላ መድረሻው ስለሆነ ይሄው እያየኸው ነው። አሁንም አይንህ ያያል ጆሮህ ያያል እየሞትክ ታየዋለህ፣ እየሞትክ ነው፤ አትኖርም፣ ትንሳኤው ጋ አትደርስም፣ ግን በሩቅ ታየውና፣ ይሄው እየሰማኸው ነው ትሞታለህ ታልፋለህ ለምን? አታምንም እምነት የለህም ትንሳኤ ኢትዮጵያንማ አንተ አታየውን፣ ከሃዲ አያየውም፣ </w:t>
      </w:r>
      <w:r>
        <w:rPr>
          <w:color w:val="ff0000"/>
          <w:sz w:val="24"/>
          <w:szCs w:val="24"/>
          <w:lang w:val="en-US"/>
        </w:rPr>
        <w:t>እግዚአብሔርን</w:t>
      </w:r>
      <w:r>
        <w:rPr>
          <w:sz w:val="24"/>
          <w:szCs w:val="24"/>
          <w:lang w:val="en-US"/>
        </w:rPr>
        <w:t xml:space="preserve"> የሚፈራ ያባቶችን እምነት የሚጠብቅ የኖረበት ነው የሚያየው፥ የሚደንቃችሁ ጊዜ ውስጥ ነው ያለነው።</w:t>
      </w:r>
    </w:p>
    <w:p>
      <w:pPr>
        <w:pStyle w:val="style0"/>
        <w:jc w:val="both"/>
        <w:rPr>
          <w:sz w:val="24"/>
          <w:szCs w:val="24"/>
          <w:lang w:val="en-US"/>
        </w:rPr>
      </w:pPr>
      <w:r>
        <w:rPr>
          <w:sz w:val="24"/>
          <w:szCs w:val="24"/>
          <w:lang w:val="en-US"/>
        </w:rPr>
        <w:t xml:space="preserve">ኢትዮጵያ የዓለም ብርሃን ትሆናለች ሲባል እንዴት ተደርጎ ብሎ አካኪ ዘራፍ፥ ኢትዮጵያ የዓለም ብርሃን ትሆናለች ኢትዮጵይ የዓለሙ ገዢ ትሆናለች! እንዴት አድርጋ ነው ኢትዮጵያ አለምን የምትገዛው? ምክንያቱም እሱ የዲያቢሎስ ልጅ ስለሆነ አለምን ሲገዛ የሚያየው አሜሪካ ነው፤ አለምን ሲገዛ የሚያየው ታላላቅ አገሮች ናቸው። አዎ ልክ ነው በስጋው አለቆችህ እነሱ ናቸው፤ ያንተ አምላክ አሜሪካ ነው፤ የናንተ አምላክ ዲያቢሎስ ነው፤ የናንተ አምላክ አለምን ያከበራት፣ ያነገሳት፣ ከፍ ከፍ ያደረጋት የዲያቢሎስ ህዝቦች ናቸው፤ የናንተ አምላክ ማለት ጂ7 የሚባል ጂ20 ነው ምናምን እያሉ የሚጠሯቸው አሉ! በለፀግን ከፍ ከፍ አልን የሚሉ እንሱ ለናንተ አምላክ ናቸው፤ ለናንተ አምላኮቻችሁ የዲሞክራሲ አባት አያላችሁ የምታንቆለጳጵሷቸው እነዚህ ነጮቹ ናቸው ልክ ይሄንን ስለምታምን ኢትዮጵያ እኮ ነገ ትንሳኤ አላት፣ ኢትዮጵያ የአለም ገዢ ትሆናለች፥ እንዴ? ይህች ደሃ? ትህች ዉድቅድቅ ያለች? የፈራረሰች? የጠፋች? እንዴት አድርጋ ነው አለምን የምትገዛው? ምን እንደዚህ? በርግጥ የታመሙ ሰዎች ናቸው፥ በርግጥ ቅዠታሞች ናቸው፥ እውነትም የሚያሳዝኑ ፍጡሮች ናቸው፣ እውነትም የሃሰት ትምህርት፣ እያሉ እየተቀባበሉ እኛን ሲተቹ፣ ሲያጥላሉ ይውላሉ። ይሄ ግን </w:t>
      </w:r>
      <w:r>
        <w:rPr>
          <w:color w:val="ff0000"/>
          <w:sz w:val="24"/>
          <w:szCs w:val="24"/>
          <w:lang w:val="en-US"/>
        </w:rPr>
        <w:t>እግዚአብሔር</w:t>
      </w:r>
      <w:r>
        <w:rPr>
          <w:sz w:val="24"/>
          <w:szCs w:val="24"/>
          <w:lang w:val="en-US"/>
        </w:rPr>
        <w:t xml:space="preserve"> ለሚያምሙት እኮ የተናገረው ነው፥ ለሚያምኑት! ለእንደናንተ ከሃዲዎች አይደለም! አንተ እኮ እምነት የለህም፥ የምትክድ ሰው በሙሉ ካባ ከበስክ፣ ተዋህዶ ኦርቶዶክስ እምነት እከተላለሁ ትላለህ እንጅ፤ ወይም ደሞ ምዕመን ነኝ ትላለህ እንጅ፥ አንተ አይድለህም! ከሃዲ ነህ ያባቶችህን እምነት የጣልህ፤ አጭበርባሪ፣ አታላይ ነህ፣ በቃ በስሙ የምትነግድ ነህ፥ ይሄ ነው ትክክለኛ ግብርህ ይሄ ነው፤ በቃ ምግባርህ የሚያረጋግጠው ይሄንን ነው፤ ተግባርህ የሚያሳየው ይሄንን ነው፤ ያባቶቻችንን ህግ ጠብቀን፣ ድንበሩን ሳናፈርስ፣ የነገሩንን ሳንጥል የምንኖር እኛ የኢትዮጵያ የዓለም ቤተሰቦች ነን! ልብ በለህ አዳምጥ። ጆሮ ካለህ ኩርርርርር አዳምጠው ክፈተው ስማ የሰማነውን ነው እየተናገርን ያለነው። አንተ </w:t>
      </w:r>
      <w:r>
        <w:rPr>
          <w:color w:val="ff0000"/>
          <w:sz w:val="24"/>
          <w:szCs w:val="24"/>
          <w:lang w:val="en-US"/>
        </w:rPr>
        <w:t>ከእግዚአብሔር</w:t>
      </w:r>
      <w:r>
        <w:rPr>
          <w:sz w:val="24"/>
          <w:szCs w:val="24"/>
          <w:lang w:val="en-US"/>
        </w:rPr>
        <w:t xml:space="preserve"> ተቆርጠህ ወድቀሃልና አትሰማምና ሌላው አይሰማም ማለት አይደለም። በእምነት ያለ ሰው ግን ይሰማል </w:t>
      </w:r>
      <w:r>
        <w:rPr>
          <w:color w:val="ff0000"/>
          <w:sz w:val="24"/>
          <w:szCs w:val="24"/>
          <w:lang w:val="en-US"/>
        </w:rPr>
        <w:t>እግዚአብሔርን</w:t>
      </w:r>
      <w:r>
        <w:rPr>
          <w:sz w:val="24"/>
          <w:szCs w:val="24"/>
          <w:lang w:val="en-US"/>
        </w:rPr>
        <w:t xml:space="preserve"> በትክክል የሚፈልግ ሚስጥርን ያውቃል ይረዳል። </w:t>
      </w:r>
    </w:p>
    <w:p>
      <w:pPr>
        <w:pStyle w:val="style0"/>
        <w:jc w:val="both"/>
        <w:rPr>
          <w:sz w:val="24"/>
          <w:szCs w:val="24"/>
        </w:rPr>
      </w:pPr>
      <w:r>
        <w:rPr>
          <w:sz w:val="24"/>
          <w:szCs w:val="24"/>
          <w:lang w:val="en-US"/>
        </w:rPr>
        <w:t xml:space="preserve">ዛሬ ስለ ኢትዮጵያ ትንሳኤ ፈጣሪውን ጠይቆ ያልሰማ አለ መሰለህ እንዴ? በእውነት ቀርቦ </w:t>
      </w:r>
      <w:r>
        <w:rPr>
          <w:color w:val="ff0000"/>
          <w:sz w:val="24"/>
          <w:szCs w:val="24"/>
          <w:lang w:val="en-US"/>
        </w:rPr>
        <w:t>እግዚአብሔር</w:t>
      </w:r>
      <w:r>
        <w:rPr>
          <w:sz w:val="24"/>
          <w:szCs w:val="24"/>
          <w:lang w:val="en-US"/>
        </w:rPr>
        <w:t xml:space="preserve"> ፊት ከጠየቀ ሰምቷል አረጋግጧል በምስክርነት እየተነገረ ያለውን ማድመጥ ትችላለህ። ለነገሩ ልብ ስለሌለህ፣ እምነቱም ስለሌለህ ምን ትሰማለህ ጆሮህ ተደፍኗል፣ ህሊናህ ተደፍኗል፣ ልብህ ደንዝዟል ስለዚህ እናንተ እዛው ያሜሪካንን ዲስኩር አዳምጥ፣ የምናፍቃንን ቱልቱላ አዳምጥ፣ አዎ የካቶሊክን የረቀቀ ታክቲክና ክፉ ስራ አዳምጥ ከነሱ ምትገበየው ምንድን ነው? ክህደትን ነው! ከነሱ ምትገበየው ምንድን ነው? ቅዠትን ነው በቃ! በማር የተለወሰውን ሬትህን ነው የምትጋተው ሌላ ምን ታመጣለህ። የቁሳቁስ እድገት እምነት አይደለም አለም ዉስጥ አሁን ቁሳቁስ ሞልቷል ቁስ! ቁስ እምነት አይደለም፣ </w:t>
      </w:r>
      <w:r>
        <w:rPr>
          <w:color w:val="ff0000"/>
          <w:sz w:val="24"/>
          <w:szCs w:val="24"/>
          <w:lang w:val="en-US"/>
        </w:rPr>
        <w:t>እግዚአብሔርን</w:t>
      </w:r>
      <w:r>
        <w:rPr>
          <w:sz w:val="24"/>
          <w:szCs w:val="24"/>
          <w:lang w:val="en-US"/>
        </w:rPr>
        <w:t xml:space="preserve"> አያስጨብጥህም፣ </w:t>
      </w:r>
      <w:r>
        <w:rPr>
          <w:color w:val="ff0000"/>
          <w:sz w:val="24"/>
          <w:szCs w:val="24"/>
          <w:lang w:val="en-US"/>
        </w:rPr>
        <w:t>ከእግዚአብሔር</w:t>
      </w:r>
      <w:r>
        <w:rPr>
          <w:sz w:val="24"/>
          <w:szCs w:val="24"/>
          <w:lang w:val="en-US"/>
        </w:rPr>
        <w:t xml:space="preserve"> አያስቀርብህም፣ አያገናኝህም፤ </w:t>
      </w:r>
      <w:r>
        <w:rPr>
          <w:color w:val="ff0000"/>
          <w:sz w:val="24"/>
          <w:szCs w:val="24"/>
          <w:lang w:val="en-US"/>
        </w:rPr>
        <w:t>እግዚአብሔርን</w:t>
      </w:r>
      <w:r>
        <w:rPr>
          <w:sz w:val="24"/>
          <w:szCs w:val="24"/>
          <w:lang w:val="en-US"/>
        </w:rPr>
        <w:t xml:space="preserve"> እንድታውቅ አይረዳህም፤ ቁስ ለስጋህ የተዘጋጀ፣ ምቾትህን ለማደላልደል፣ የዚህ አለም ምቾት እንዲያጠልቅህ ለማድረግ፤ የሚያግዝህ ነው ኑሮህን ለማቅለል የሚደራጅ ነው እንጅ እንድታመልከው አልነበረም ደንቡ፥ አንተ ግን አሁን ቁስን ነው የምታመልከው በቃ ይሄ ነው፣ እውነቱ ይሄ ነው። ስለዚህ እንገናኝም ህዝቡን ያስታሉ ነው ያሉን፣ ቴዎድሮስ ይሚባል ንጉስ ይመጣል ይላሉ! አዎ ወደድክም ጠላህም የመጣልሃል ምን ደርሶልሃል ታየዋለህ አሁን ምን ከደረስክ ነው እንግዲህ የምትተርፍ ሰው ታያለህ መቸም እንግዲህ የማይተርፍ ሰው ሬሳው አያይ፤ ቀድመህ ምታየው መጠረግህ አይቀርም እንጅ ለታደለማ ያያል። ያታልላሉ፣ ንጉስ ይመጣ ይላሉ፣ አሉ! በቃ እንዴ! ምንህን ወሰዱብህ? ምንህን ነኩብህ? ምንህን ጎዱህ? እነሱን ይሄን ስላሉ! የሚያምኑ ይሄን ስላለ? ወይም ደሞ ሰለጠበቀ አንተን ምንህን ነካው? እ? ያምሃላ! የዲያቢሎስ ልጅ ስለሆንክ አያችሁ የዲያቢሎስ ልጅ ያመዋል መልካም እንዲነገር አይወድ፤ </w:t>
      </w:r>
      <w:r w:rsidRPr="968EF599">
        <w:rPr>
          <w:color w:val="ff0000"/>
          <w:sz w:val="24"/>
          <w:szCs w:val="24"/>
          <w:lang w:val="en-US"/>
          <w:rPrChange w:id="113" w:author="ZTE Blade L8" w:date="2024-06-18T05:58:00Z">
            <w:rPr>
              <w:sz w:val="24"/>
              <w:szCs w:val="24"/>
              <w:lang w:val="en-US"/>
            </w:rPr>
          </w:rPrChange>
        </w:rPr>
        <w:t>እግዚአብሔር</w:t>
      </w:r>
      <w:r>
        <w:rPr>
          <w:sz w:val="24"/>
          <w:szCs w:val="24"/>
          <w:lang w:val="en-US"/>
        </w:rPr>
        <w:t xml:space="preserve"> የቀባው ንጉስ ይመጣል ሲባል አንዘረዘረው በቃ በጠበጠው ምክንያቱም እሱ አጋንንት የሚነዳው አጋንንት የሾማቸው የዲያቢሎስ ልጆች የሁኑ ፋሽሽቶች፣ ጨካኾች፣ አውሬዎች የሆኑ ህዝቦች ያንን የሚመሩ ገዥዎች እነሱ ናቸው ለሱ ነግሰው መኖር ያለባቸው። ልብ በሉ ይሄው የምታዩት ነው ዛሬ ገዢዎቻችን እነማን ናቸው? የዲያቢሎስ ቀጥተኛ አገልጋዮች አይደሉም? አዎን ያነው ለሱ አሁም ይሄ ነው አለም ማለት ይሄ ነው። የምን ንጉስ የምን ምናምን እንዲመጣ አይፈልግም፣ ጆሮው እንዲሰማ አይፈልግም። ስለዚህ እሱ ስለማይፈልግ ሌላውም ህዝብ እንዲሰማ አይፈልግም፥ ለምን ትሰማላችሁ? ለምን ታደምጣላችሁ? ይላል ይሟገታል የዲያቢሎስ ልጅ። ወደድክም ጠላህም ታየዋለህ።</w:t>
      </w:r>
    </w:p>
    <w:p>
      <w:pPr>
        <w:pStyle w:val="style0"/>
        <w:jc w:val="both"/>
        <w:rPr>
          <w:sz w:val="24"/>
          <w:szCs w:val="24"/>
          <w:lang w:val="en-US"/>
        </w:rPr>
      </w:pPr>
      <w:r>
        <w:rPr>
          <w:sz w:val="24"/>
          <w:szCs w:val="24"/>
          <w:lang w:val="en-US"/>
        </w:rPr>
        <w:t xml:space="preserve">ዋጋህን ይሰጥሃል ከተረፍክም ለፍርድ ነው ምትቅርበው ዋጋም ታገኛለህ። ተርፈህም ከሆነ ተመዝነህ፣ ተበጥረህ ወደ እሳቱ ነው፥ አዎ ያመነ ብቻ ነው </w:t>
      </w:r>
      <w:r>
        <w:rPr>
          <w:color w:val="ff0000"/>
          <w:sz w:val="24"/>
          <w:szCs w:val="24"/>
          <w:lang w:val="en-US"/>
        </w:rPr>
        <w:t>እግዚአብሔር</w:t>
      </w:r>
      <w:r>
        <w:rPr>
          <w:sz w:val="24"/>
          <w:szCs w:val="24"/>
          <w:lang w:val="en-US"/>
        </w:rPr>
        <w:t xml:space="preserve"> ያዘጋጀውን መልካም ዘመን የሚያየው እንጅ እንዴ! ሊካስ እኮ ነው </w:t>
      </w:r>
      <w:r>
        <w:rPr>
          <w:color w:val="ff0000"/>
          <w:sz w:val="24"/>
          <w:szCs w:val="24"/>
          <w:lang w:val="en-US"/>
        </w:rPr>
        <w:t>እግዚአብሔርን</w:t>
      </w:r>
      <w:r>
        <w:rPr>
          <w:sz w:val="24"/>
          <w:szCs w:val="24"/>
          <w:lang w:val="en-US"/>
        </w:rPr>
        <w:t xml:space="preserve"> ስላመነ፤ </w:t>
      </w:r>
      <w:r>
        <w:rPr>
          <w:color w:val="ff0000"/>
          <w:sz w:val="24"/>
          <w:szCs w:val="24"/>
          <w:lang w:val="en-US"/>
        </w:rPr>
        <w:t>በእግዚአብሔር</w:t>
      </w:r>
      <w:r>
        <w:rPr>
          <w:sz w:val="24"/>
          <w:szCs w:val="24"/>
          <w:lang w:val="en-US"/>
        </w:rPr>
        <w:t xml:space="preserve"> ስለታመነ በእውነትና በመንፈስ ስለፀና እ? </w:t>
      </w:r>
      <w:r>
        <w:rPr>
          <w:color w:val="ff0000"/>
          <w:sz w:val="24"/>
          <w:szCs w:val="24"/>
          <w:lang w:val="en-US"/>
        </w:rPr>
        <w:t>እግዚአብሔር</w:t>
      </w:r>
      <w:r>
        <w:rPr>
          <w:sz w:val="24"/>
          <w:szCs w:val="24"/>
          <w:lang w:val="en-US"/>
        </w:rPr>
        <w:t xml:space="preserve"> ሊክሰው እኮ ያዘጋጀው ሰአት ነው፥ ላንተ ለሌባው፣ ለከሃዲው፣ ላጭበርባሪው፣ ለዲያቢሎስ ልጅ አይደለም ያ የተዘጋጀው። ስለዚህ ላንተ ላልተዘጋጀው ምን ይመለከትሃልና ነው ምትተቸውስ፣ ምታወራውስ፣ ምትነቅፈው አይመለከተህ አትደርስ አትሄድ እዚሁ ቀሪ ነህ ከነቤተሰብህ ከነ ምህን ምትወገድ ነህ እኛ እኮ እናስወግድሃለን አላልንም እኮ እኛ </w:t>
      </w:r>
      <w:r w:rsidRPr="E343BEA1">
        <w:rPr>
          <w:color w:val="ff0000"/>
          <w:sz w:val="24"/>
          <w:szCs w:val="24"/>
          <w:lang w:val="en-US"/>
          <w:rPrChange w:id="114" w:author="ZTE Blade L8" w:date="2024-06-18T05:59:00Z">
            <w:rPr>
              <w:sz w:val="24"/>
              <w:szCs w:val="24"/>
              <w:lang w:val="en-US"/>
            </w:rPr>
          </w:rPrChange>
        </w:rPr>
        <w:t>እግዚአብሔር</w:t>
      </w:r>
      <w:r>
        <w:rPr>
          <w:sz w:val="24"/>
          <w:szCs w:val="24"/>
          <w:lang w:val="en-US"/>
        </w:rPr>
        <w:t xml:space="preserve"> ነው የሚፈርድብህ፥ ፈርዶብሃል አብቅቷል ያ ደሞ ምንም የሚነገር ነገር የለውም በቃ ወደ ተግባር ሲቀየር ታየዋለህ፥ ሞት በላይህ ላይ ሲነግስ ታያለህ ምን አስጨነቀህ፣ ምን አስቸኮለህ ሁልህ ይህንን የማትቀበል ሁሉ። እንዲሁም ኢትዮጵያ የዓለሙ ገዢ ናት፤ ርስተ </w:t>
      </w:r>
      <w:r>
        <w:rPr>
          <w:color w:val="ff0000"/>
          <w:sz w:val="24"/>
          <w:szCs w:val="24"/>
          <w:lang w:val="en-US"/>
        </w:rPr>
        <w:t>ድንግል</w:t>
      </w:r>
      <w:r>
        <w:rPr>
          <w:sz w:val="24"/>
          <w:szCs w:val="24"/>
          <w:lang w:val="en-US"/>
        </w:rPr>
        <w:t xml:space="preserve"> ናት፤ </w:t>
      </w:r>
      <w:r>
        <w:rPr>
          <w:color w:val="ff0000"/>
          <w:sz w:val="24"/>
          <w:szCs w:val="24"/>
          <w:lang w:val="en-US"/>
        </w:rPr>
        <w:t>የሥላሴ</w:t>
      </w:r>
      <w:r>
        <w:rPr>
          <w:sz w:val="24"/>
          <w:szCs w:val="24"/>
          <w:lang w:val="en-US"/>
        </w:rPr>
        <w:t xml:space="preserve"> የክብራቸው መገለጫና መመስገኛ ምድር ናት ትሆናለች ስንል እጅግ ያማቸዋል እኮ ወገኖቼ! ታድያ እነዚህ አባቶቻችን የተናገሩትን ትንቢት የናቁ ያቃለሉ ስለ ኢትዮጵያ ከፍታ የማይገዳቸው፤ ውድቀቷ የሚስማማቸው፤ </w:t>
      </w:r>
      <w:r>
        <w:rPr>
          <w:color w:val="ff0000"/>
          <w:sz w:val="24"/>
          <w:szCs w:val="24"/>
          <w:lang w:val="en-US"/>
        </w:rPr>
        <w:t>ሥላሴ</w:t>
      </w:r>
      <w:r>
        <w:rPr>
          <w:sz w:val="24"/>
          <w:szCs w:val="24"/>
          <w:lang w:val="en-US"/>
        </w:rPr>
        <w:t xml:space="preserve"> በኢትዮጵያ ምድር መክበራቸው መመስገናቸው እጅግ የሚያበሳጫቸው፤ ኢትዮጵያ ርስተ </w:t>
      </w:r>
      <w:r>
        <w:rPr>
          <w:color w:val="ff0000"/>
          <w:sz w:val="24"/>
          <w:szCs w:val="24"/>
          <w:lang w:val="en-US"/>
        </w:rPr>
        <w:t>ድንግል</w:t>
      </w:r>
      <w:r>
        <w:rPr>
          <w:sz w:val="24"/>
          <w:szCs w:val="24"/>
          <w:lang w:val="en-US"/>
        </w:rPr>
        <w:t xml:space="preserve"> መሆኗ እግጅ የሚያስቆጣቸው፣ ብርሃን መሆኗ፣ ኢትዮጵያ የዓለም ገዢ መሆኗ ሁሉ የሚያሳብዳቸው ከሆነ እነዚህን ምን እንበላቸው? እንዴትስ ከዲያቢሎስ እንለያቸው? በምንስ መስፈሩያ መምህር፣ ጳጳስ፣ ሊቅ፣ ርዕሰ ሊቃውንት ይባሉ እንዴት? የምን ሊቃውንት የምን ጵጵስና የምን መምህር የምን ካህን </w:t>
      </w:r>
      <w:r w:rsidRPr="2FDA0E14">
        <w:rPr>
          <w:color w:val="ff0000"/>
          <w:sz w:val="24"/>
          <w:szCs w:val="24"/>
          <w:lang w:val="en-US"/>
          <w:rPrChange w:id="115" w:author="ZTE Blade L8" w:date="2024-06-18T05:59:00Z">
            <w:rPr>
              <w:sz w:val="24"/>
              <w:szCs w:val="24"/>
              <w:lang w:val="en-US"/>
            </w:rPr>
          </w:rPrChange>
        </w:rPr>
        <w:t>እግዚአብሔርን</w:t>
      </w:r>
      <w:r>
        <w:rPr>
          <w:sz w:val="24"/>
          <w:szCs w:val="24"/>
          <w:lang w:val="en-US"/>
        </w:rPr>
        <w:t xml:space="preserve"> የካደ እንዴት እነዚህን መምህራኖቻችን፣ አስተማሪዎቻችን፣ እረኞቻችን ብለህ ትቀበላለህ? በቃ! ክደዋል እኮ </w:t>
      </w:r>
      <w:r>
        <w:rPr>
          <w:color w:val="ff0000"/>
          <w:sz w:val="24"/>
          <w:szCs w:val="24"/>
          <w:lang w:val="en-US"/>
        </w:rPr>
        <w:t>እግዚአብሔርን</w:t>
      </w:r>
      <w:r>
        <w:rPr>
          <w:sz w:val="24"/>
          <w:szCs w:val="24"/>
          <w:lang w:val="en-US"/>
        </w:rPr>
        <w:t xml:space="preserve">፥ </w:t>
      </w:r>
      <w:r>
        <w:rPr>
          <w:color w:val="ff0000"/>
          <w:sz w:val="24"/>
          <w:szCs w:val="24"/>
          <w:lang w:val="en-US"/>
        </w:rPr>
        <w:t>እግዚአብሔር</w:t>
      </w:r>
      <w:r>
        <w:rPr>
          <w:sz w:val="24"/>
          <w:szCs w:val="24"/>
          <w:lang w:val="en-US"/>
        </w:rPr>
        <w:t xml:space="preserve"> ያዘጋጀውን መፅናናት ሁሉ የማይቀበሉ ናቸው። </w:t>
      </w:r>
    </w:p>
    <w:p>
      <w:pPr>
        <w:pStyle w:val="style0"/>
        <w:jc w:val="both"/>
        <w:rPr>
          <w:sz w:val="24"/>
          <w:szCs w:val="24"/>
        </w:rPr>
      </w:pPr>
      <w:r>
        <w:rPr>
          <w:sz w:val="24"/>
          <w:szCs w:val="24"/>
          <w:lang w:val="en-US"/>
        </w:rPr>
        <w:t xml:space="preserve">ምን የጣፈጠ ቋንቋ ቢነግሩ እንደ ፈለገ ወንጌሉን ሲተረትሩት ቢዉሉ ምን ቢሉ፥ ዞረው ዞረው ወዴት ነው? ወደ ስጋቸው የስጋ አለም ለማመቻቸት በቃ። እንግዲህ ልብ ብለህ አስተውል። ወገኖቼ ይሄ ብቻ አይደለም፥ ምዕመኑን ፍፁም የናቁም ናቸው አያውቅም፥ ምን ያውቃል፣ ነው አሁን ይሄ ግልፅ ነው። ሂድ ወዳልነው ይሄዳል፤ አምጣ ያልነውን ያመጣል፤ ሁን ያልነውን ይሆናል ስለዚህ ወዳሻን ብንወስደው ምን ያመጣል ብለው ያመኑ በመሆናቸው አይደነግጡም፣ ለሚሰሩት በደል፣ ቤተክርስቲያንን ማጥፋት፣ ማፍረስ፣ ካቶሊክ ማድረግ፤ ሁሉንም ያባቶቻችንንም መሰረት መንቀል መደምሰስ ሲያደርጉ የፖለቲካው ሰራተኛ እና እጅ ሲሆኑ ዘረኛ ሲሆኑ ነጋዴ ሲሆኑ ከተወገዙ የተዋህዶ ጠላቶች ጋር ህብረት ፈጥረው ቤተ </w:t>
      </w:r>
      <w:r>
        <w:rPr>
          <w:color w:val="ff0000"/>
          <w:sz w:val="24"/>
          <w:szCs w:val="24"/>
          <w:lang w:val="en-US"/>
        </w:rPr>
        <w:t>እግዚአብሔርን</w:t>
      </w:r>
      <w:r>
        <w:rPr>
          <w:sz w:val="24"/>
          <w:szCs w:val="24"/>
          <w:lang w:val="en-US"/>
        </w:rPr>
        <w:t xml:space="preserve"> ራሳቸው አርክሰው፣ ረክሰው፣ ራሳቸው ጠፍተው፤ ሲያጠፉ ማንም ስላልተናገራቸው ምዕመኑም ስለተነዳላቸው ይዘውት ጠፍተዋል። በዚህ ምክንያት እኛን እኛን ደካሞችን </w:t>
      </w:r>
      <w:r>
        <w:rPr>
          <w:color w:val="ff0000"/>
          <w:sz w:val="24"/>
          <w:szCs w:val="24"/>
          <w:lang w:val="en-US"/>
        </w:rPr>
        <w:t>እግዚአብሔርም</w:t>
      </w:r>
      <w:r>
        <w:rPr>
          <w:sz w:val="24"/>
          <w:szCs w:val="24"/>
          <w:lang w:val="en-US"/>
        </w:rPr>
        <w:t xml:space="preserve"> </w:t>
      </w:r>
      <w:r>
        <w:rPr>
          <w:color w:val="ff0000"/>
          <w:sz w:val="24"/>
          <w:szCs w:val="24"/>
          <w:lang w:val="en-US"/>
        </w:rPr>
        <w:t>ድንግልም</w:t>
      </w:r>
      <w:r>
        <w:rPr>
          <w:sz w:val="24"/>
          <w:szCs w:val="24"/>
          <w:lang w:val="en-US"/>
        </w:rPr>
        <w:t xml:space="preserve"> አስነስተው ለረጅም ጊዜ ለ18 አመት ቢወቀስ፣ ቢገሰፅ፣ ቢመከር አልሰማ አለ። ይሄ ሁላችሁም የምትመሰክሩት እውነት ነው። አልፎም ፍርዱን በግልፅ ቢያመጣውም ተሳለቁ እንጅ፣ አባሱት እንጅ አልተፀፀቱም። የሆነው ሆኖ እነሱስ አንዴ ጠፍተዋል ምዕመኑ እንኳ ይሄው ያለማቋረጥ እየጮህን ነው። የሚገርመው የምዕመኑ አብሮ በኛ ላይ መዝመቱ ነው፥ ልክ እንደ ፈሪሳዉያንን ፀሃፍት ዘመን ጌታን ሲያሳድዱ፣ ሲቀጠቅጡ፣ ሲሰቅሉ የእስራኤል ህዝብ አብሮ እስከመጨራሻው ስቀለው! ግደለው! ሲል እንደነበር እኛንም በየትኛውም ደብር፣ ቤተክርስቲያን፣ አለቆች መምህራን ከነምዕመኑ አጥፏቸው እያለ ሲረግም፣ ሲያስረግም፣ ሲጠቋቆም፣ ሲያሳስር ይዉላል ያድራል ይሄ እንግዲህ እያያችሁት ያላችሁት እውነት ነው። </w:t>
      </w:r>
    </w:p>
    <w:p>
      <w:pPr>
        <w:pStyle w:val="style0"/>
        <w:jc w:val="both"/>
        <w:rPr>
          <w:sz w:val="24"/>
          <w:szCs w:val="24"/>
        </w:rPr>
      </w:pPr>
      <w:r>
        <w:rPr>
          <w:sz w:val="24"/>
          <w:szCs w:val="24"/>
          <w:lang w:val="en-US"/>
        </w:rPr>
        <w:t xml:space="preserve">እንግዲህ በዚህ ዘመን ያለውን ዋናው መስፈሪያ በፍፁም የማይታለፈውን መስፈሪያ፣ መለኪያ ደጋግመን ስንገልፀው ስናንስተምረው ስንመክረው እንደኖርነው ያለመታከት ደጋግመን ለቤተሰቦቻችን ሊሰሙን ለወደዱት ሁሉ እንደነገርነው ከዚህ በታች እንደምንገልፀው ያንን ያላሟላ ከዚህ መስፈሪያ መለኪያ የጎደለ ሁሉ መላው ያዳም ዘር ኢትዮጵያዊ ብቻ አይደለም መላው ሁሉም የሰው ዘር በመላው አለም ላይ ያለ ሁሉ ያለ ምንም ምህረትና ርኅራኄ በታላላቆቹ መቅሰፍቶች የቁጣ እሳትና ፍሰቶች ተበልቶ፣ ተጠርጎ ከዚች ምድር ይሰናበታል፥ ከጎደለ ከዚች መስፈሪያ። የተሰጠውን የንስሃ ጊዜ በራሱ ትዕቢት፣ በንቀቱ፣ በጉልበቱ፣ በእውቀቱ፣ በጨበጠው ሃብት፣ ዲያቢሎስ ባስጨበጠው የሸምበቆ መደገፊያ ታምኖ የቆመ ሁሉ የትም ይሁን የት አይደለም በቤቱ ባፈረሳት ቤተክርስቲያን ቢጠለል እንኳ ታቦት ሕጉን ቤት </w:t>
      </w:r>
      <w:r>
        <w:rPr>
          <w:color w:val="ff0000"/>
          <w:sz w:val="24"/>
          <w:szCs w:val="24"/>
          <w:lang w:val="en-US"/>
        </w:rPr>
        <w:t>እግዚአብሔርን</w:t>
      </w:r>
      <w:r>
        <w:rPr>
          <w:sz w:val="24"/>
          <w:szCs w:val="24"/>
          <w:lang w:val="en-US"/>
        </w:rPr>
        <w:t xml:space="preserve"> ንቆ አፍርሶ ለካቶሊኮች፣ ለተሃድሶዎች፣ ለሌባ፣ ለዘራፊ፣ ለሃሰተኛ ለነጋዴ እረኞች፣ ለመንግስት ካድሬዎች፣ ሰላዮች፣ የቆብና የቀሚስ ነጋዴዎች የሸጠና ያወደመ ስለሆነ ቤተክርስቲያን አትከልለውም አታድነውም አትታደገውም ፈራጁ በታቦት ህጉ ላይ ያለው </w:t>
      </w:r>
      <w:r>
        <w:rPr>
          <w:color w:val="ff0000"/>
          <w:sz w:val="24"/>
          <w:szCs w:val="24"/>
          <w:lang w:val="en-US"/>
        </w:rPr>
        <w:t>እግዚአብሔር አብ፣ እግዚአብሔር ወልድ፣ እግዚአብሔር መንፈስ ቅዱስ</w:t>
      </w:r>
      <w:r>
        <w:rPr>
          <w:sz w:val="24"/>
          <w:szCs w:val="24"/>
          <w:lang w:val="en-US"/>
        </w:rPr>
        <w:t xml:space="preserve"> ነውና። ዛሬ ደግመን ደጋግመን ስላለው ሁኔታ ብናንነሳው ሰሚና አስተዋይ ከሌለ ዉሃ ቢወቅጡት እምቦጭ ነው እንደሚባለው፥ አልሰማ ያለ ትውልድ ነጋሪት ቢጎሰምም አይሰማም። አንዴ እንደ ሶዶምና ጎሞራ፣ እንደ ኖህ ዘመን ህዝብ ለጥፋት ተፅፏልና። ርዕሳችን ታላቅ ርዕስ ነውና ወደዚያ እንዝለቅና በማስተዋልም እንረዳ አሁንም </w:t>
      </w:r>
      <w:r>
        <w:rPr>
          <w:color w:val="ff0000"/>
          <w:sz w:val="24"/>
          <w:szCs w:val="24"/>
          <w:lang w:val="en-US"/>
        </w:rPr>
        <w:t>የእግዚአብሔርን</w:t>
      </w:r>
      <w:r>
        <w:rPr>
          <w:sz w:val="24"/>
          <w:szCs w:val="24"/>
          <w:lang w:val="en-US"/>
        </w:rPr>
        <w:t xml:space="preserve"> ቃል እናድምጠው። ከዚያ በፊት ግን ቀድመን መስፈሪያውን ብናነሳ መልካም ነው።</w:t>
      </w:r>
    </w:p>
    <w:p>
      <w:pPr>
        <w:pStyle w:val="style0"/>
        <w:jc w:val="both"/>
        <w:rPr>
          <w:sz w:val="24"/>
          <w:szCs w:val="24"/>
        </w:rPr>
      </w:pPr>
      <w:r>
        <w:rPr>
          <w:sz w:val="24"/>
          <w:szCs w:val="24"/>
          <w:lang w:val="en-US"/>
        </w:rPr>
        <w:t xml:space="preserve">መስፈርቱ ግልፅ ነው ግልፅ ነው! ኢትዮጵያዊነት፣ ተዋህዶ ኦአቶዶክስ እምነትን መጨበጥ፤ ሰንደቋን የቃልኪዳን ምልክቷን አረንጓዴ፣ ቢጫ፣ ቀዩን አምኖበት መቀበል። ከልብ ነው ከልብ መቀበል። እንዲሁም </w:t>
      </w:r>
      <w:r>
        <w:rPr>
          <w:color w:val="ff0000"/>
          <w:sz w:val="24"/>
          <w:szCs w:val="24"/>
          <w:lang w:val="en-US"/>
        </w:rPr>
        <w:t>እግዚአብሔር</w:t>
      </w:r>
      <w:r>
        <w:rPr>
          <w:sz w:val="24"/>
          <w:szCs w:val="24"/>
          <w:lang w:val="en-US"/>
        </w:rPr>
        <w:t xml:space="preserve"> የሰጠንን የቃልኪዳን ቃሎች ኢትዮጵያ </w:t>
      </w:r>
      <w:r>
        <w:rPr>
          <w:color w:val="ff0000"/>
          <w:sz w:val="24"/>
          <w:szCs w:val="24"/>
          <w:lang w:val="en-US"/>
        </w:rPr>
        <w:t>የሥላሴ</w:t>
      </w:r>
      <w:r>
        <w:rPr>
          <w:sz w:val="24"/>
          <w:szCs w:val="24"/>
          <w:lang w:val="en-US"/>
        </w:rPr>
        <w:t xml:space="preserve"> የክብራቸው መገለጫና መመስገኛ ምድር፤ ኢትዮጵያ ርስት </w:t>
      </w:r>
      <w:r>
        <w:rPr>
          <w:color w:val="ff0000"/>
          <w:sz w:val="24"/>
          <w:szCs w:val="24"/>
          <w:lang w:val="en-US"/>
        </w:rPr>
        <w:t>ድንግል</w:t>
      </w:r>
      <w:r>
        <w:rPr>
          <w:sz w:val="24"/>
          <w:szCs w:val="24"/>
          <w:lang w:val="en-US"/>
        </w:rPr>
        <w:t xml:space="preserve"> ማርያም፤ ኢትዮጵያ የዓለም ብርሃን፤ ኢትዮጵያ የዓለሙ ገዥ፥ እነዚህን አምኖ መቀበል ከዚህ የጎደለ </w:t>
      </w:r>
      <w:r>
        <w:rPr>
          <w:color w:val="ff0000"/>
          <w:sz w:val="24"/>
          <w:szCs w:val="24"/>
          <w:lang w:val="en-US"/>
        </w:rPr>
        <w:t>እግዚአብሔር</w:t>
      </w:r>
      <w:r>
        <w:rPr>
          <w:sz w:val="24"/>
          <w:szCs w:val="24"/>
          <w:lang w:val="en-US"/>
        </w:rPr>
        <w:t xml:space="preserve"> አምኖ ያፀደቀውን የዘመኑን ያቃልኪዳን ተስፋ የናቀ፣ ያቃለለ እንኳን ለትንሳኤ ተስፋ ሊኖረው እሁንም ከሚመጣው መቅሰፍት እየተከናወነ ካለው መቅሰፍት ከሚከብደውም ቁጣ ከዛ ሁሉ አያመልጥም ይሄ ግልፅ  የማያሻማ መስፈሪያ መሆኑን እንድታውቅ መላው ያዳም ዘር ኢትዮጵያዊ ሆንክ የዉጭ ዜጋ ሆንክ ማንም ሆንክ ያዳም ዘር በሙሉ ይሄ መለኪያው ሆኖ ተቀምጧል ከፍታ ዝቅታ የለውም። ይሄንን እንግዲህ ጨብጣችሁ እንድትይዙ እየመከርን እንዳልነው ወደዛኛው ቃል እንሂድ ወደ ትንቢተ ኢሳይያስ ምዕራፍ 45 እንሂድና እሱን ተመልክተን እንግዲህ ወደ ዋናዎቹ ርዕሶች ወደ መሰረታዉ ወደ ተነሳንበት ትልቁ ነጥብ ወደዛ እንዘልቃለን ማለት ነው።</w:t>
      </w:r>
    </w:p>
    <w:p>
      <w:pPr>
        <w:pStyle w:val="style0"/>
        <w:jc w:val="both"/>
        <w:rPr>
          <w:sz w:val="24"/>
          <w:szCs w:val="24"/>
        </w:rPr>
      </w:pPr>
      <w:r>
        <w:rPr>
          <w:sz w:val="24"/>
          <w:szCs w:val="24"/>
          <w:lang w:val="en-US"/>
        </w:rPr>
        <w:t>ኢሳይያስ ምዕራፍ 45 እንዲህ ያላል፥</w:t>
      </w:r>
    </w:p>
    <w:p>
      <w:pPr>
        <w:pStyle w:val="style0"/>
        <w:jc w:val="both"/>
        <w:rPr>
          <w:sz w:val="24"/>
          <w:szCs w:val="24"/>
        </w:rPr>
      </w:pPr>
      <w:r>
        <w:rPr>
          <w:sz w:val="24"/>
          <w:szCs w:val="24"/>
          <w:lang w:val="en-US"/>
        </w:rPr>
        <w:t>ኢሳይያስ 45</w:t>
      </w:r>
    </w:p>
    <w:p>
      <w:pPr>
        <w:pStyle w:val="style0"/>
        <w:jc w:val="both"/>
        <w:rPr>
          <w:sz w:val="24"/>
          <w:szCs w:val="24"/>
        </w:rPr>
      </w:pPr>
      <w:r>
        <w:rPr>
          <w:sz w:val="24"/>
          <w:szCs w:val="24"/>
          <w:lang w:val="en-US"/>
        </w:rPr>
        <w:t>¯¯¯¯¯¯¯¯¯¯</w:t>
      </w:r>
    </w:p>
    <w:p>
      <w:pPr>
        <w:pStyle w:val="style0"/>
        <w:jc w:val="both"/>
        <w:rPr>
          <w:sz w:val="24"/>
          <w:szCs w:val="24"/>
        </w:rPr>
      </w:pPr>
      <w:r>
        <w:rPr>
          <w:sz w:val="24"/>
          <w:szCs w:val="24"/>
          <w:lang w:val="en-US"/>
        </w:rPr>
        <w:t xml:space="preserve">¹ </w:t>
      </w:r>
      <w:r>
        <w:rPr>
          <w:color w:val="ff0000"/>
          <w:sz w:val="24"/>
          <w:szCs w:val="24"/>
          <w:lang w:val="en-US"/>
        </w:rPr>
        <w:t>እግዚአብሔር</w:t>
      </w:r>
      <w:r>
        <w:rPr>
          <w:sz w:val="24"/>
          <w:szCs w:val="24"/>
          <w:lang w:val="en-US"/>
        </w:rPr>
        <w:t xml:space="preserve"> ለቀባሁት፥ አሕዛብንም በፊቱ አስገዛ ዘንድ የነገሥታትንም ወገብ እፈታ ዘንድ፥ በሮቹም እንዳይዘጉ መዝጊያዎቹን በፊቱ እከፍት ዘንድ፥ ቀኝ እጁን ለያዝሁት ለቂሮስ እንዲህ ይላል፦ ይላል።</w:t>
      </w:r>
    </w:p>
    <w:p>
      <w:pPr>
        <w:pStyle w:val="style0"/>
        <w:jc w:val="both"/>
        <w:rPr>
          <w:sz w:val="24"/>
          <w:szCs w:val="24"/>
        </w:rPr>
      </w:pPr>
      <w:r>
        <w:rPr>
          <w:sz w:val="24"/>
          <w:szCs w:val="24"/>
          <w:lang w:val="en-US"/>
        </w:rPr>
        <w:t>² በፊትህ እሄዳለሁ ተራሮችንም ትክክል አደርጋለሁ፥</w:t>
      </w:r>
    </w:p>
    <w:p>
      <w:pPr>
        <w:pStyle w:val="style0"/>
        <w:jc w:val="both"/>
        <w:rPr>
          <w:sz w:val="24"/>
          <w:szCs w:val="24"/>
        </w:rPr>
      </w:pPr>
      <w:r>
        <w:rPr>
          <w:sz w:val="24"/>
          <w:szCs w:val="24"/>
          <w:lang w:val="en-US"/>
        </w:rPr>
        <w:tab/>
      </w:r>
      <w:r>
        <w:rPr>
          <w:sz w:val="24"/>
          <w:szCs w:val="24"/>
          <w:lang w:val="en-US"/>
        </w:rPr>
        <w:t>በፊትህ እሄዳለሁ ተራሮችንም ትክክል አደርጋለሁ፥ ተራሮች ሲባል ልብ ብላችሁ አስተውሉ መንግስታትን ማለት ነው። ከህዝብ በላይ ከፍ ብለው የሚታዩትን ማለት ነው።</w:t>
      </w:r>
    </w:p>
    <w:p>
      <w:pPr>
        <w:pStyle w:val="style0"/>
        <w:jc w:val="both"/>
        <w:rPr>
          <w:sz w:val="24"/>
          <w:szCs w:val="24"/>
        </w:rPr>
      </w:pPr>
      <w:r>
        <w:rPr>
          <w:sz w:val="24"/>
          <w:szCs w:val="24"/>
          <w:lang w:val="en-US"/>
        </w:rPr>
        <w:t>የናሱንም ደጆች እሰብራለሁ የብረቱንም መወርወሪያዎች እቈርጣለሁ፤</w:t>
      </w:r>
    </w:p>
    <w:p>
      <w:pPr>
        <w:pStyle w:val="style0"/>
        <w:jc w:val="both"/>
        <w:rPr>
          <w:sz w:val="24"/>
          <w:szCs w:val="24"/>
        </w:rPr>
      </w:pPr>
      <w:r>
        <w:rPr>
          <w:sz w:val="24"/>
          <w:szCs w:val="24"/>
          <w:lang w:val="en-US"/>
        </w:rPr>
        <w:tab/>
      </w:r>
      <w:r>
        <w:rPr>
          <w:sz w:val="24"/>
          <w:szCs w:val="24"/>
          <w:lang w:val="en-US"/>
        </w:rPr>
        <w:t>ዛሬ የተመሸግንበት፣ ተደራጀን፣ ሃይል አለን፣ ጉልበት አለን፣ በብረት የተገነባን ነው፣ በኒኩለር፣ በጀት፣ በታንክ የታጠርን ነን ለሚሉት ማለት ነው።</w:t>
      </w:r>
    </w:p>
    <w:p>
      <w:pPr>
        <w:pStyle w:val="style0"/>
        <w:jc w:val="both"/>
        <w:rPr>
          <w:sz w:val="24"/>
          <w:szCs w:val="24"/>
        </w:rPr>
      </w:pPr>
      <w:r>
        <w:rPr>
          <w:sz w:val="24"/>
          <w:szCs w:val="24"/>
          <w:lang w:val="en-US"/>
        </w:rPr>
        <w:t xml:space="preserve">³ በስምህም የምጠራህ የእስራኤል አምላክ </w:t>
      </w:r>
      <w:r>
        <w:rPr>
          <w:color w:val="ff0000"/>
          <w:sz w:val="24"/>
          <w:szCs w:val="24"/>
          <w:lang w:val="en-US"/>
        </w:rPr>
        <w:t>እግዚአብሔር</w:t>
      </w:r>
      <w:r>
        <w:rPr>
          <w:sz w:val="24"/>
          <w:szCs w:val="24"/>
          <w:lang w:val="en-US"/>
        </w:rPr>
        <w:t xml:space="preserve"> እኔ እንደ ሆንሁ ታውቅ ዘንድ በጨለማ የነበረችውን መዝገብ በስውርም የተደበቀችውን ሀብት እሰጥሃለሁ።</w:t>
      </w:r>
    </w:p>
    <w:p>
      <w:pPr>
        <w:pStyle w:val="style0"/>
        <w:jc w:val="both"/>
        <w:rPr>
          <w:sz w:val="24"/>
          <w:szCs w:val="24"/>
        </w:rPr>
      </w:pPr>
      <w:r>
        <w:rPr>
          <w:sz w:val="24"/>
          <w:szCs w:val="24"/>
          <w:lang w:val="en-US"/>
        </w:rPr>
        <w:tab/>
      </w:r>
      <w:r>
        <w:rPr>
          <w:sz w:val="24"/>
          <w:szCs w:val="24"/>
          <w:lang w:val="en-US"/>
        </w:rPr>
        <w:t xml:space="preserve">አለም ዛሬ ያላወቃትን፤ አለም ዛሬ የማያውቃትን ሊያውቃትም የማይችለውን ሃብት </w:t>
      </w:r>
      <w:r>
        <w:rPr>
          <w:color w:val="ff0000"/>
          <w:sz w:val="24"/>
          <w:szCs w:val="24"/>
          <w:lang w:val="en-US"/>
        </w:rPr>
        <w:t>እግዚአብሔር</w:t>
      </w:r>
      <w:r>
        <w:rPr>
          <w:sz w:val="24"/>
          <w:szCs w:val="24"/>
          <w:lang w:val="en-US"/>
        </w:rPr>
        <w:t xml:space="preserve"> ያዘጋጀው በረከት ማለት ነው።</w:t>
      </w:r>
    </w:p>
    <w:p>
      <w:pPr>
        <w:pStyle w:val="style0"/>
        <w:jc w:val="both"/>
        <w:rPr>
          <w:sz w:val="24"/>
          <w:szCs w:val="24"/>
        </w:rPr>
      </w:pPr>
      <w:r>
        <w:rPr>
          <w:sz w:val="24"/>
          <w:szCs w:val="24"/>
          <w:lang w:val="en-US"/>
        </w:rPr>
        <w:t>⁴ ስለ ባሪያዬ ስለ ያዕቆብ፥ ስለ መረጥሁትም ስለ እስራኤል ብዬ በስምህ ጠርቼሃለሁ፤ በቍልምጫ ስምህ ጠራሁህ፥ አንተ ግን አላወቅኸኝም።</w:t>
      </w:r>
    </w:p>
    <w:p>
      <w:pPr>
        <w:pStyle w:val="style0"/>
        <w:jc w:val="both"/>
        <w:rPr>
          <w:sz w:val="24"/>
          <w:szCs w:val="24"/>
        </w:rPr>
      </w:pPr>
      <w:r>
        <w:rPr>
          <w:sz w:val="24"/>
          <w:szCs w:val="24"/>
          <w:lang w:val="en-US"/>
        </w:rPr>
        <w:tab/>
      </w:r>
      <w:r>
        <w:rPr>
          <w:sz w:val="24"/>
          <w:szCs w:val="24"/>
          <w:lang w:val="en-US"/>
        </w:rPr>
        <w:t xml:space="preserve">አዎ ይሄ ነው </w:t>
      </w:r>
      <w:r>
        <w:rPr>
          <w:color w:val="ff0000"/>
          <w:sz w:val="24"/>
          <w:szCs w:val="24"/>
          <w:lang w:val="en-US"/>
        </w:rPr>
        <w:t>እግዚአብሔር</w:t>
      </w:r>
      <w:r>
        <w:rPr>
          <w:sz w:val="24"/>
          <w:szCs w:val="24"/>
          <w:lang w:val="en-US"/>
        </w:rPr>
        <w:t xml:space="preserve"> ይሄንን ሁሉ እየተናገረ አሁንም ሰው አያውቅም ፥</w:t>
      </w:r>
    </w:p>
    <w:p>
      <w:pPr>
        <w:pStyle w:val="style0"/>
        <w:jc w:val="both"/>
        <w:rPr>
          <w:sz w:val="24"/>
          <w:szCs w:val="24"/>
        </w:rPr>
      </w:pPr>
      <w:r>
        <w:rPr>
          <w:sz w:val="24"/>
          <w:szCs w:val="24"/>
          <w:lang w:val="en-US"/>
        </w:rPr>
        <w:t xml:space="preserve">⁵-⁶ እኔ </w:t>
      </w:r>
      <w:r>
        <w:rPr>
          <w:color w:val="ff0000"/>
          <w:sz w:val="24"/>
          <w:szCs w:val="24"/>
          <w:lang w:val="en-US"/>
        </w:rPr>
        <w:t>እግዚአብሔር</w:t>
      </w:r>
      <w:r>
        <w:rPr>
          <w:sz w:val="24"/>
          <w:szCs w:val="24"/>
          <w:lang w:val="en-US"/>
        </w:rPr>
        <w:t xml:space="preserve"> ነኝ ከእኔም ሌላ ማንም የለም፤ ከእኔም በቀር አምላክ የለም፤ በፀሐይ መውጫና በምዕራብ ያሉ ከእኔ በቀር ማንም ሌላ እንደሌለ ያውቁ ዘንድ አስታጠቅሁህ፥ አንተ ግን አላወቅኸኝም እኔ </w:t>
      </w:r>
      <w:r>
        <w:rPr>
          <w:color w:val="ff0000"/>
          <w:sz w:val="24"/>
          <w:szCs w:val="24"/>
          <w:lang w:val="en-US"/>
        </w:rPr>
        <w:t>እግዚአብሔር</w:t>
      </w:r>
      <w:r>
        <w:rPr>
          <w:sz w:val="24"/>
          <w:szCs w:val="24"/>
          <w:lang w:val="en-US"/>
        </w:rPr>
        <w:t xml:space="preserve"> ነኝ፥ ከእኔም ሌላ ማንም የለም።</w:t>
      </w:r>
    </w:p>
    <w:p>
      <w:pPr>
        <w:pStyle w:val="style0"/>
        <w:jc w:val="both"/>
        <w:rPr>
          <w:sz w:val="24"/>
          <w:szCs w:val="24"/>
        </w:rPr>
      </w:pPr>
      <w:r>
        <w:rPr>
          <w:sz w:val="24"/>
          <w:szCs w:val="24"/>
          <w:lang w:val="en-US"/>
        </w:rPr>
        <w:t xml:space="preserve">⁷ ብርሃንን ሠራሁ፥ ጨለማውንም ፈጠርሁ ደኅንነትን እሠራለሁ፥ ክፋትንም እፈጥራለሁ፤ እነዚህን ሁሉ ያደረግሁ </w:t>
      </w:r>
      <w:r>
        <w:rPr>
          <w:color w:val="ff0000"/>
          <w:sz w:val="24"/>
          <w:szCs w:val="24"/>
          <w:lang w:val="en-US"/>
        </w:rPr>
        <w:t>እግዚአብሔር</w:t>
      </w:r>
      <w:r>
        <w:rPr>
          <w:sz w:val="24"/>
          <w:szCs w:val="24"/>
          <w:lang w:val="en-US"/>
        </w:rPr>
        <w:t xml:space="preserve"> እኔ ነኝ።</w:t>
      </w:r>
    </w:p>
    <w:p>
      <w:pPr>
        <w:pStyle w:val="style0"/>
        <w:jc w:val="both"/>
        <w:rPr>
          <w:sz w:val="24"/>
          <w:szCs w:val="24"/>
        </w:rPr>
      </w:pPr>
      <w:r>
        <w:rPr>
          <w:sz w:val="24"/>
          <w:szCs w:val="24"/>
          <w:lang w:val="en-US"/>
        </w:rPr>
        <w:t xml:space="preserve">⁸ እናንተ ሰማያት ከላይ አንጠባጥቡ ደመናትም ጽድቅን ያዝንቡ፤ ምድርም ትከፈት መድኃኒትንም ታብቅል፥ ጽድቅም በአንድነት ይብቀል፤ እኔ </w:t>
      </w:r>
      <w:r w:rsidRPr="796A3E56">
        <w:rPr>
          <w:color w:val="ff0000"/>
          <w:sz w:val="24"/>
          <w:szCs w:val="24"/>
          <w:lang w:val="en-US"/>
          <w:rPrChange w:id="116" w:author="ZTE Blade L8" w:date="2024-06-18T05:59:00Z">
            <w:rPr>
              <w:sz w:val="24"/>
              <w:szCs w:val="24"/>
              <w:lang w:val="en-US"/>
            </w:rPr>
          </w:rPrChange>
        </w:rPr>
        <w:t>እግዚአብሔር</w:t>
      </w:r>
      <w:r>
        <w:rPr>
          <w:sz w:val="24"/>
          <w:szCs w:val="24"/>
          <w:lang w:val="en-US"/>
        </w:rPr>
        <w:t xml:space="preserve"> ፈጥሬዋለሁ።</w:t>
      </w:r>
    </w:p>
    <w:p>
      <w:pPr>
        <w:pStyle w:val="style0"/>
        <w:jc w:val="both"/>
        <w:rPr>
          <w:sz w:val="24"/>
          <w:szCs w:val="24"/>
        </w:rPr>
      </w:pPr>
      <w:r>
        <w:rPr>
          <w:sz w:val="24"/>
          <w:szCs w:val="24"/>
          <w:lang w:val="en-US"/>
        </w:rPr>
        <w:t>⁹ ከሠሪው ጋር ለሚታገል ወዮለት!</w:t>
      </w:r>
    </w:p>
    <w:p>
      <w:pPr>
        <w:pStyle w:val="style0"/>
        <w:jc w:val="both"/>
        <w:rPr>
          <w:sz w:val="24"/>
          <w:szCs w:val="24"/>
        </w:rPr>
      </w:pPr>
      <w:r>
        <w:rPr>
          <w:sz w:val="24"/>
          <w:szCs w:val="24"/>
          <w:lang w:val="en-US"/>
        </w:rPr>
        <w:tab/>
      </w:r>
      <w:r>
        <w:rPr>
          <w:sz w:val="24"/>
          <w:szCs w:val="24"/>
          <w:lang w:val="en-US"/>
        </w:rPr>
        <w:t>እንደዛሬው ህዝብ ወገኖቼ እንደዛሬው ህዝብ</w:t>
      </w:r>
    </w:p>
    <w:p>
      <w:pPr>
        <w:pStyle w:val="style0"/>
        <w:jc w:val="both"/>
        <w:rPr>
          <w:sz w:val="24"/>
          <w:szCs w:val="24"/>
        </w:rPr>
      </w:pPr>
      <w:r>
        <w:rPr>
          <w:sz w:val="24"/>
          <w:szCs w:val="24"/>
          <w:lang w:val="en-US"/>
        </w:rPr>
        <w:t>በምድር ሸክላዎች መካከል ያለ ሸክላ ነው። ጭቃ ሠሪውን፦ ምን ትሠራለህ? ወይስ ሥራህ፦ እጅ የለውም ይላልን?</w:t>
      </w:r>
    </w:p>
    <w:p>
      <w:pPr>
        <w:pStyle w:val="style0"/>
        <w:jc w:val="both"/>
        <w:rPr>
          <w:sz w:val="24"/>
          <w:szCs w:val="24"/>
        </w:rPr>
      </w:pPr>
      <w:r>
        <w:rPr>
          <w:sz w:val="24"/>
          <w:szCs w:val="24"/>
          <w:lang w:val="en-US"/>
        </w:rPr>
        <w:t>¹⁰ አባትን፦ ምን ወልደሃል? ወይም ሴትን፦ ምን አማጥሽ? ለሚል ወዮ!</w:t>
      </w:r>
    </w:p>
    <w:p>
      <w:pPr>
        <w:pStyle w:val="style0"/>
        <w:jc w:val="both"/>
        <w:rPr>
          <w:sz w:val="24"/>
          <w:szCs w:val="24"/>
        </w:rPr>
      </w:pPr>
      <w:r>
        <w:rPr>
          <w:sz w:val="24"/>
          <w:szCs w:val="24"/>
          <w:lang w:val="en-US"/>
        </w:rPr>
        <w:t xml:space="preserve">¹¹ የእስራኤል ቅዱስ ሠሪውም </w:t>
      </w:r>
      <w:r>
        <w:rPr>
          <w:color w:val="ff0000"/>
          <w:sz w:val="24"/>
          <w:szCs w:val="24"/>
          <w:lang w:val="en-US"/>
        </w:rPr>
        <w:t>እግዚአብሔር</w:t>
      </w:r>
      <w:r>
        <w:rPr>
          <w:sz w:val="24"/>
          <w:szCs w:val="24"/>
          <w:lang w:val="en-US"/>
        </w:rPr>
        <w:t xml:space="preserve"> እንዲህ ይላል፦ ስለሚመጣው ነገር ጠይቁኝ፥</w:t>
      </w:r>
    </w:p>
    <w:p>
      <w:pPr>
        <w:pStyle w:val="style0"/>
        <w:jc w:val="both"/>
        <w:rPr>
          <w:sz w:val="24"/>
          <w:szCs w:val="24"/>
        </w:rPr>
      </w:pPr>
      <w:r>
        <w:rPr>
          <w:sz w:val="24"/>
          <w:szCs w:val="24"/>
          <w:lang w:val="en-US"/>
        </w:rPr>
        <w:tab/>
      </w:r>
      <w:r>
        <w:rPr>
          <w:sz w:val="24"/>
          <w:szCs w:val="24"/>
          <w:lang w:val="en-US"/>
        </w:rPr>
        <w:t xml:space="preserve">እንግዲህ ብዙ ጊዜ ወገኖቼ እዚህ ላይ ላስታውሳችሁ የምወደው ነገር ጠይቁ </w:t>
      </w:r>
      <w:r>
        <w:rPr>
          <w:color w:val="ff0000"/>
          <w:sz w:val="24"/>
          <w:szCs w:val="24"/>
          <w:lang w:val="en-US"/>
        </w:rPr>
        <w:t>እግዚአብሔርን</w:t>
      </w:r>
      <w:r>
        <w:rPr>
          <w:sz w:val="24"/>
          <w:szCs w:val="24"/>
          <w:lang w:val="en-US"/>
        </w:rPr>
        <w:t xml:space="preserve"> ስለኛም ጠይቁ፣ ስለሃገርም ጠይቁ፣ ስለ ትክክለኛ እምነታችሁም አካሄድ ጠይቁ፣ ስለ ቤተክርስቲያናችሁም ጠይቁ፥ እንዲያው ሁልዜ ብቻ እንጀራ ስጠኝ፤ ምበላው ስጠኝ፤ ይሄን ስጠኝ ብቻ አይደለም እኮ ይህ ሁሉ እኮ ደህና የሚሆነው አገር ደህና ስትሆን፣ </w:t>
      </w:r>
      <w:del w:id="117" w:author="ZTE Blade L8" w:date="2024-06-18T06:13:00Z">
        <w:r w:rsidDel="CDF40BBC">
          <w:rPr>
            <w:sz w:val="24"/>
            <w:szCs w:val="24"/>
            <w:lang w:val="en-US"/>
          </w:rPr>
          <w:delText>ሃይማኖት</w:delText>
        </w:r>
      </w:del>
      <w:ins w:id="118" w:author="ZTE Blade L8" w:date="2024-06-18T06:13:00Z">
        <w:r w:rsidR="23D6EA13">
          <w:rPr>
            <w:sz w:val="24"/>
            <w:szCs w:val="24"/>
            <w:lang w:val="en-US"/>
          </w:rPr>
          <w:t>ኃይማኖት</w:t>
        </w:r>
      </w:ins>
      <w:r>
        <w:rPr>
          <w:sz w:val="24"/>
          <w:szCs w:val="24"/>
          <w:lang w:val="en-US"/>
        </w:rPr>
        <w:t xml:space="preserve"> ደህና ሲሆን፣ ቤተክርስቲያን ትክክል ስትሆን፤ ሁሉ መልካም ሲሆን ነው መልካም የሚመጣው ስለዚህ ስለነሱ ደህንነት ሁሉ ጠይቁ ምን አልን እኛ! ጠይቁ! ጠይቁኝ! ስለሚመጣው ነገር ጠይቁኝ</w:t>
      </w:r>
    </w:p>
    <w:p>
      <w:pPr>
        <w:pStyle w:val="style0"/>
        <w:jc w:val="both"/>
        <w:rPr>
          <w:sz w:val="24"/>
          <w:szCs w:val="24"/>
        </w:rPr>
      </w:pPr>
      <w:r>
        <w:rPr>
          <w:sz w:val="24"/>
          <w:szCs w:val="24"/>
          <w:lang w:val="en-US"/>
        </w:rPr>
        <w:t>ስለ ልጆቼና ስለ እጄ ሥራም እዘዙኝ።</w:t>
      </w:r>
    </w:p>
    <w:p>
      <w:pPr>
        <w:pStyle w:val="style0"/>
        <w:jc w:val="both"/>
        <w:rPr>
          <w:sz w:val="24"/>
          <w:szCs w:val="24"/>
        </w:rPr>
      </w:pPr>
      <w:r>
        <w:rPr>
          <w:sz w:val="24"/>
          <w:szCs w:val="24"/>
          <w:lang w:val="en-US"/>
        </w:rPr>
        <w:t>¹² እኔ ምድርን ሠርቻለሁ ሰውንም በእርስዋ ላይ ፈጥሬአለሁ፤ እኔ በእጄ ሰማያትን ዘርግቼአለሁ፥ ሠራዊታቸውንም ሁሉ አዝዣለሁ።</w:t>
      </w:r>
    </w:p>
    <w:p>
      <w:pPr>
        <w:pStyle w:val="style0"/>
        <w:jc w:val="both"/>
        <w:rPr>
          <w:sz w:val="24"/>
          <w:szCs w:val="24"/>
        </w:rPr>
      </w:pPr>
      <w:r>
        <w:rPr>
          <w:sz w:val="24"/>
          <w:szCs w:val="24"/>
          <w:lang w:val="en-US"/>
        </w:rPr>
        <w:t xml:space="preserve">¹³ እኔ በጽድቅ አስነሥቼዋለሁ መንገዱንም ሁሉ አቀናለሁ፤ እርሱ ከተማዬን ይሠራል፥ በዋጋም ወይም በደመወዝ ሳይሆን ምርኮኞቼን ያወጣል፥ ይላል የሠራዊት ጌታ </w:t>
      </w:r>
      <w:r>
        <w:rPr>
          <w:color w:val="ff0000"/>
          <w:sz w:val="24"/>
          <w:szCs w:val="24"/>
          <w:lang w:val="en-US"/>
        </w:rPr>
        <w:t>እግዚአብሔር</w:t>
      </w:r>
      <w:r>
        <w:rPr>
          <w:sz w:val="24"/>
          <w:szCs w:val="24"/>
          <w:lang w:val="en-US"/>
        </w:rPr>
        <w:t>።</w:t>
      </w:r>
    </w:p>
    <w:p>
      <w:pPr>
        <w:pStyle w:val="style0"/>
        <w:jc w:val="both"/>
        <w:rPr>
          <w:sz w:val="24"/>
          <w:szCs w:val="24"/>
        </w:rPr>
      </w:pPr>
      <w:r>
        <w:rPr>
          <w:sz w:val="24"/>
          <w:szCs w:val="24"/>
          <w:lang w:val="en-US"/>
        </w:rPr>
        <w:t xml:space="preserve">¹⁴ </w:t>
      </w:r>
      <w:r>
        <w:rPr>
          <w:color w:val="ff0000"/>
          <w:sz w:val="24"/>
          <w:szCs w:val="24"/>
          <w:lang w:val="en-US"/>
        </w:rPr>
        <w:t>እግዚአብሔርም</w:t>
      </w:r>
      <w:r>
        <w:rPr>
          <w:sz w:val="24"/>
          <w:szCs w:val="24"/>
          <w:lang w:val="en-US"/>
        </w:rPr>
        <w:t xml:space="preserve"> እንዲህ ይላል፦ የግብጽ ድካምና የኢትዮጵያ ንግድ ቁመተ ረጅሞችም የሳባ ሰዎች ወደ አንተ ያልፋሉ፤ ለአንተም ይሆናሉ እጆቻቸውም ታስረው ይከተሉሃል፤ በፊትህም ያልፋሉ፥ ለአንተም እየሰገዱ፦ በእውነት </w:t>
      </w:r>
      <w:r>
        <w:rPr>
          <w:color w:val="ff0000"/>
          <w:sz w:val="24"/>
          <w:szCs w:val="24"/>
          <w:lang w:val="en-US"/>
        </w:rPr>
        <w:t>እግዚአብሔር</w:t>
      </w:r>
      <w:r>
        <w:rPr>
          <w:sz w:val="24"/>
          <w:szCs w:val="24"/>
          <w:lang w:val="en-US"/>
        </w:rPr>
        <w:t xml:space="preserve"> በአንተ አለ፥ ከእርሱም ሌላ አምላክ የለም ብለው ይለምኑሃል።</w:t>
      </w:r>
    </w:p>
    <w:p>
      <w:pPr>
        <w:pStyle w:val="style0"/>
        <w:jc w:val="both"/>
        <w:rPr>
          <w:sz w:val="24"/>
          <w:szCs w:val="24"/>
        </w:rPr>
      </w:pPr>
      <w:r>
        <w:rPr>
          <w:sz w:val="24"/>
          <w:szCs w:val="24"/>
          <w:lang w:val="en-US"/>
        </w:rPr>
        <w:t>¹⁵ የእስራኤል አምላክ መድኃኒት ሆይ፥ በእውነት አንተ ራስህን የምትሰውር አምላክ ነህ። በእውነት አንተ ራስህን የምትሰውር አምላክ ነህ።</w:t>
      </w:r>
    </w:p>
    <w:p>
      <w:pPr>
        <w:pStyle w:val="style0"/>
        <w:jc w:val="both"/>
        <w:rPr>
          <w:sz w:val="24"/>
          <w:szCs w:val="24"/>
        </w:rPr>
      </w:pPr>
      <w:r>
        <w:rPr>
          <w:sz w:val="24"/>
          <w:szCs w:val="24"/>
          <w:lang w:val="en-US"/>
        </w:rPr>
        <w:t>¹⁶ ሁሉም ያፍራሉ ይዋረዱማል፥ ጣዖታትንም የሚሠሩ በአንድነት ወደ ውርደት ይሄዳሉ።</w:t>
      </w:r>
    </w:p>
    <w:p>
      <w:pPr>
        <w:pStyle w:val="style0"/>
        <w:jc w:val="both"/>
        <w:rPr>
          <w:sz w:val="24"/>
          <w:szCs w:val="24"/>
        </w:rPr>
      </w:pPr>
      <w:r>
        <w:rPr>
          <w:sz w:val="24"/>
          <w:szCs w:val="24"/>
          <w:lang w:val="en-US"/>
        </w:rPr>
        <w:t xml:space="preserve">¹⁷ </w:t>
      </w:r>
      <w:r>
        <w:rPr>
          <w:color w:val="ff0000"/>
          <w:sz w:val="24"/>
          <w:szCs w:val="24"/>
          <w:lang w:val="en-US"/>
        </w:rPr>
        <w:t>እግዚአብሔር</w:t>
      </w:r>
      <w:r>
        <w:rPr>
          <w:sz w:val="24"/>
          <w:szCs w:val="24"/>
          <w:lang w:val="en-US"/>
        </w:rPr>
        <w:t xml:space="preserve"> ግን እስራኤልን በዘላለማዊ መድኃኒት ያድነዋል፥ እናንተም ለዘላለም አታፍሩምና አትዋረዱም።</w:t>
      </w:r>
    </w:p>
    <w:p>
      <w:pPr>
        <w:pStyle w:val="style0"/>
        <w:jc w:val="both"/>
        <w:rPr>
          <w:sz w:val="24"/>
          <w:szCs w:val="24"/>
        </w:rPr>
      </w:pPr>
      <w:r>
        <w:rPr>
          <w:sz w:val="24"/>
          <w:szCs w:val="24"/>
          <w:lang w:val="en-US"/>
        </w:rPr>
        <w:t xml:space="preserve">¹⁸ ሰማያትን የፈጠረ </w:t>
      </w:r>
      <w:r>
        <w:rPr>
          <w:color w:val="ff0000"/>
          <w:sz w:val="24"/>
          <w:szCs w:val="24"/>
          <w:lang w:val="en-US"/>
        </w:rPr>
        <w:t>እግዚአብሔር</w:t>
      </w:r>
      <w:r>
        <w:rPr>
          <w:sz w:val="24"/>
          <w:szCs w:val="24"/>
          <w:lang w:val="en-US"/>
        </w:rPr>
        <w:t>፥ እርሱም ምድርን የሠራና ያደረገ ያጸናትም፥ መኖሪያም ልትሆን እንጂ ለከንቱ እንድትሆን ያልፈጠራት አምላክ፥ እንዲህ ይላል፦</w:t>
      </w:r>
    </w:p>
    <w:p>
      <w:pPr>
        <w:pStyle w:val="style0"/>
        <w:jc w:val="both"/>
        <w:rPr>
          <w:sz w:val="24"/>
          <w:szCs w:val="24"/>
        </w:rPr>
      </w:pPr>
      <w:r>
        <w:rPr>
          <w:sz w:val="24"/>
          <w:szCs w:val="24"/>
          <w:lang w:val="en-US"/>
        </w:rPr>
        <w:tab/>
      </w:r>
      <w:r>
        <w:rPr>
          <w:sz w:val="24"/>
          <w:szCs w:val="24"/>
          <w:lang w:val="en-US"/>
        </w:rPr>
        <w:t xml:space="preserve">ይሄውላችሁ ይሄ ትልቁ ነጥብ ብዙ ጊዜ እንደምትሰሙ </w:t>
      </w:r>
      <w:r>
        <w:rPr>
          <w:color w:val="ff0000"/>
          <w:sz w:val="24"/>
          <w:szCs w:val="24"/>
          <w:lang w:val="en-US"/>
        </w:rPr>
        <w:t>እግዚአብሔር</w:t>
      </w:r>
      <w:r>
        <w:rPr>
          <w:sz w:val="24"/>
          <w:szCs w:val="24"/>
          <w:lang w:val="en-US"/>
        </w:rPr>
        <w:t xml:space="preserve"> ያው እኔ እዛ ስሄድ ይፍረድብኝ ወይም እዛ የሚሆነው ይሁን እንጅ ወይም </w:t>
      </w:r>
      <w:r>
        <w:rPr>
          <w:color w:val="ff0000"/>
          <w:sz w:val="24"/>
          <w:szCs w:val="24"/>
          <w:lang w:val="en-US"/>
        </w:rPr>
        <w:t>እግዚአብሔር</w:t>
      </w:r>
      <w:r>
        <w:rPr>
          <w:sz w:val="24"/>
          <w:szCs w:val="24"/>
          <w:lang w:val="en-US"/>
        </w:rPr>
        <w:t xml:space="preserve"> የለም እያሉ ምድርን ያበሸቀጡ ከንቱዎች፥ </w:t>
      </w:r>
      <w:r>
        <w:rPr>
          <w:color w:val="ff0000"/>
          <w:sz w:val="24"/>
          <w:szCs w:val="24"/>
          <w:lang w:val="en-US"/>
        </w:rPr>
        <w:t>እግዚአብሔር</w:t>
      </w:r>
      <w:r>
        <w:rPr>
          <w:sz w:val="24"/>
          <w:szCs w:val="24"/>
          <w:lang w:val="en-US"/>
        </w:rPr>
        <w:t xml:space="preserve"> ምድርን የሰራው ለከንቱ እንዳልሆነ እወቁ ሊከብርባት፣ ሊነሰገንባት፣ መኖርያም እንድትሆን፥ እንጅ ለከንቱ አይደለም ያመጣት </w:t>
      </w:r>
      <w:r>
        <w:rPr>
          <w:color w:val="ff0000"/>
          <w:sz w:val="24"/>
          <w:szCs w:val="24"/>
          <w:lang w:val="en-US"/>
        </w:rPr>
        <w:t>እግዚአብሔር</w:t>
      </w:r>
      <w:r>
        <w:rPr>
          <w:sz w:val="24"/>
          <w:szCs w:val="24"/>
          <w:lang w:val="en-US"/>
        </w:rPr>
        <w:t xml:space="preserve">፥ </w:t>
      </w:r>
      <w:r>
        <w:rPr>
          <w:color w:val="ff0000"/>
          <w:sz w:val="24"/>
          <w:szCs w:val="24"/>
          <w:lang w:val="en-US"/>
        </w:rPr>
        <w:t>እግዚአብሔር</w:t>
      </w:r>
      <w:r>
        <w:rPr>
          <w:sz w:val="24"/>
          <w:szCs w:val="24"/>
          <w:lang w:val="en-US"/>
        </w:rPr>
        <w:t xml:space="preserve"> የሰራው ሁሉ መልካም ነው። </w:t>
      </w:r>
    </w:p>
    <w:p>
      <w:pPr>
        <w:pStyle w:val="style0"/>
        <w:jc w:val="both"/>
        <w:rPr>
          <w:sz w:val="24"/>
          <w:szCs w:val="24"/>
        </w:rPr>
      </w:pPr>
      <w:r>
        <w:rPr>
          <w:sz w:val="24"/>
          <w:szCs w:val="24"/>
          <w:lang w:val="en-US"/>
        </w:rPr>
        <w:t xml:space="preserve">እኔ </w:t>
      </w:r>
      <w:r>
        <w:rPr>
          <w:color w:val="ff0000"/>
          <w:sz w:val="24"/>
          <w:szCs w:val="24"/>
          <w:lang w:val="en-US"/>
        </w:rPr>
        <w:t>እግዚአብሔር</w:t>
      </w:r>
      <w:r>
        <w:rPr>
          <w:sz w:val="24"/>
          <w:szCs w:val="24"/>
          <w:lang w:val="en-US"/>
        </w:rPr>
        <w:t xml:space="preserve"> ነኝ ከእኔም በቀር ሌላ የለም።</w:t>
      </w:r>
    </w:p>
    <w:p>
      <w:pPr>
        <w:pStyle w:val="style0"/>
        <w:jc w:val="both"/>
        <w:rPr>
          <w:sz w:val="24"/>
          <w:szCs w:val="24"/>
        </w:rPr>
      </w:pPr>
      <w:r>
        <w:rPr>
          <w:sz w:val="24"/>
          <w:szCs w:val="24"/>
          <w:lang w:val="en-US"/>
        </w:rPr>
        <w:t xml:space="preserve">¹⁹ በስውር ወይም በጨለማ ምድር ስፍራ አልተናገርሁም፤ ለያዕቆብ ዘር፦ በከንቱ ፈልጉኝ አላልሁም እኔ </w:t>
      </w:r>
      <w:r>
        <w:rPr>
          <w:color w:val="ff0000"/>
          <w:sz w:val="24"/>
          <w:szCs w:val="24"/>
          <w:lang w:val="en-US"/>
        </w:rPr>
        <w:t>እግዚአብሔር</w:t>
      </w:r>
      <w:r>
        <w:rPr>
          <w:sz w:val="24"/>
          <w:szCs w:val="24"/>
          <w:lang w:val="en-US"/>
        </w:rPr>
        <w:t xml:space="preserve"> ጽድቅን እናገራለሁ ቅንንም አወራለሁ።</w:t>
      </w:r>
    </w:p>
    <w:p>
      <w:pPr>
        <w:pStyle w:val="style0"/>
        <w:jc w:val="both"/>
        <w:rPr>
          <w:sz w:val="24"/>
          <w:szCs w:val="24"/>
        </w:rPr>
      </w:pPr>
      <w:r>
        <w:rPr>
          <w:sz w:val="24"/>
          <w:szCs w:val="24"/>
          <w:lang w:val="en-US"/>
        </w:rPr>
        <w:t>²⁰ እናንተ ከአሕዛብ ወገን ሆናችሁ ያመለጣችሁ፥ ተሰብስባችሁ ኑ በአንድነትም ቅረቡ፤ የተቀረጸውን የምስላቸውን እንጨት የሚሸከሙና ያድን ዘንድ ወደማይችል አምላክ የሚጸልዩ እውቀት የላቸውም።</w:t>
      </w:r>
    </w:p>
    <w:p>
      <w:pPr>
        <w:pStyle w:val="style0"/>
        <w:jc w:val="both"/>
        <w:rPr>
          <w:sz w:val="24"/>
          <w:szCs w:val="24"/>
        </w:rPr>
      </w:pPr>
      <w:r>
        <w:rPr>
          <w:sz w:val="24"/>
          <w:szCs w:val="24"/>
          <w:lang w:val="en-US"/>
        </w:rPr>
        <w:t xml:space="preserve">²¹ ይናገሩ ይቅረቡም በአንድነትም ይማከሩ፤ ከጥንቱ ይህን ያሳየ ከቀድሞስ የተናገረ ማን ነው? ያሳየሁም የተናገርሁም እኔ </w:t>
      </w:r>
      <w:r>
        <w:rPr>
          <w:color w:val="ff0000"/>
          <w:sz w:val="24"/>
          <w:szCs w:val="24"/>
          <w:lang w:val="en-US"/>
        </w:rPr>
        <w:t>እግዚአብሔር</w:t>
      </w:r>
      <w:r>
        <w:rPr>
          <w:sz w:val="24"/>
          <w:szCs w:val="24"/>
          <w:lang w:val="en-US"/>
        </w:rPr>
        <w:t xml:space="preserve"> አይደለሁምን? ከእኔም በቀር ሌላ አምላክ የለም፤ እኔ ጻድቅ አምላክና መድኃኒት ነኝ፥ ከእኔም በቀር ማንም የለም።</w:t>
      </w:r>
    </w:p>
    <w:p>
      <w:pPr>
        <w:pStyle w:val="style0"/>
        <w:jc w:val="both"/>
        <w:rPr>
          <w:sz w:val="24"/>
          <w:szCs w:val="24"/>
        </w:rPr>
      </w:pPr>
      <w:r>
        <w:rPr>
          <w:sz w:val="24"/>
          <w:szCs w:val="24"/>
          <w:lang w:val="en-US"/>
        </w:rPr>
        <w:t>²² እናንተ የምድር ዳርቻ ሁሉ፥ እኔ አምላክ ነኝና፥ ከእኔም በቀር ሌላ የለምና ወደ እኔ ዘወር በሉ ትድኑማላችሁ።</w:t>
      </w:r>
    </w:p>
    <w:p>
      <w:pPr>
        <w:pStyle w:val="style0"/>
        <w:jc w:val="both"/>
        <w:rPr>
          <w:sz w:val="24"/>
          <w:szCs w:val="24"/>
        </w:rPr>
      </w:pPr>
      <w:r>
        <w:rPr>
          <w:sz w:val="24"/>
          <w:szCs w:val="24"/>
          <w:lang w:val="en-US"/>
        </w:rPr>
        <w:t>²³ ቃሌ ከአፌ በጽድቅ ወጥታለች፥ አትመለስም፦</w:t>
      </w:r>
    </w:p>
    <w:p>
      <w:pPr>
        <w:pStyle w:val="style0"/>
        <w:jc w:val="both"/>
        <w:rPr>
          <w:sz w:val="24"/>
          <w:szCs w:val="24"/>
        </w:rPr>
      </w:pPr>
      <w:r>
        <w:rPr>
          <w:sz w:val="24"/>
          <w:szCs w:val="24"/>
          <w:lang w:val="en-US"/>
        </w:rPr>
        <w:tab/>
      </w:r>
      <w:r>
        <w:rPr>
          <w:sz w:val="24"/>
          <w:szCs w:val="24"/>
          <w:lang w:val="en-US"/>
        </w:rPr>
        <w:t xml:space="preserve">አዎ ይሄ ነው ወንድሞቼ ይሄን መረዳት ትልቁ ነጥብ ነው፥ </w:t>
      </w:r>
      <w:r>
        <w:rPr>
          <w:color w:val="ff0000"/>
          <w:sz w:val="24"/>
          <w:szCs w:val="24"/>
          <w:lang w:val="en-US"/>
        </w:rPr>
        <w:t>የእግዚአብሔር</w:t>
      </w:r>
      <w:r>
        <w:rPr>
          <w:sz w:val="24"/>
          <w:szCs w:val="24"/>
          <w:lang w:val="en-US"/>
        </w:rPr>
        <w:t xml:space="preserve"> ቃል ወጣ፥ በከንቱ አይመለስም፥ ዛሬ ይሄ የምንነግራችሁ </w:t>
      </w:r>
      <w:r>
        <w:rPr>
          <w:color w:val="ff0000"/>
          <w:sz w:val="24"/>
          <w:szCs w:val="24"/>
          <w:lang w:val="en-US"/>
        </w:rPr>
        <w:t>የእግዚአብሔር</w:t>
      </w:r>
      <w:r>
        <w:rPr>
          <w:sz w:val="24"/>
          <w:szCs w:val="24"/>
          <w:lang w:val="en-US"/>
        </w:rPr>
        <w:t xml:space="preserve"> ቃል ከበፊት ጀምሮ </w:t>
      </w:r>
      <w:r>
        <w:rPr>
          <w:color w:val="ff0000"/>
          <w:sz w:val="24"/>
          <w:szCs w:val="24"/>
          <w:lang w:val="en-US"/>
        </w:rPr>
        <w:t>እግዚአብሔር</w:t>
      </w:r>
      <w:r>
        <w:rPr>
          <w:sz w:val="24"/>
          <w:szCs w:val="24"/>
          <w:lang w:val="en-US"/>
        </w:rPr>
        <w:t xml:space="preserve"> የሰራው፣ ያፀናው፣ የተናገረው እንጅ እንግዳ ነገር አይደለም። ሁሌም ከሱ የወጣችው ቃል ተፈፃሚ ናት እኛም ዛሬ የምንነግራችሁ ተፈፃሚ የሚሆነውን የማይቀረውን ቃል ነው፥ እስካሁንም ድረስ ስንነግራችሁ የኖርነው።</w:t>
      </w:r>
    </w:p>
    <w:p>
      <w:pPr>
        <w:pStyle w:val="style0"/>
        <w:jc w:val="both"/>
        <w:rPr>
          <w:sz w:val="24"/>
          <w:szCs w:val="24"/>
        </w:rPr>
      </w:pPr>
      <w:r>
        <w:rPr>
          <w:sz w:val="24"/>
          <w:szCs w:val="24"/>
          <w:lang w:val="en-US"/>
        </w:rPr>
        <w:t>ጕልበት ሁሉ ለእኔ ይንበረከካል፥ ምላስም ሁሉ በእኔ ይምላል ብዬ በራሴ ምያለሁ።</w:t>
      </w:r>
    </w:p>
    <w:p>
      <w:pPr>
        <w:pStyle w:val="style0"/>
        <w:jc w:val="both"/>
        <w:rPr>
          <w:sz w:val="24"/>
          <w:szCs w:val="24"/>
        </w:rPr>
      </w:pPr>
      <w:r>
        <w:rPr>
          <w:sz w:val="24"/>
          <w:szCs w:val="24"/>
          <w:lang w:val="en-US"/>
        </w:rPr>
        <w:t xml:space="preserve">²⁴ ስለ እኔም፦ </w:t>
      </w:r>
      <w:r>
        <w:rPr>
          <w:color w:val="ff0000"/>
          <w:sz w:val="24"/>
          <w:szCs w:val="24"/>
          <w:lang w:val="en-US"/>
        </w:rPr>
        <w:t>በእግዚአብሔር</w:t>
      </w:r>
      <w:r>
        <w:rPr>
          <w:sz w:val="24"/>
          <w:szCs w:val="24"/>
          <w:lang w:val="en-US"/>
        </w:rPr>
        <w:t xml:space="preserve"> ዘንድ ብቻ ጽድቅና ኃይል አለ፥ ወደ እርሱም ሰዎች ይመጣሉ፥ በእርሱም ላይ የተቈጡ ሁሉ ያፍራሉ።</w:t>
      </w:r>
    </w:p>
    <w:p>
      <w:pPr>
        <w:pStyle w:val="style0"/>
        <w:jc w:val="both"/>
        <w:rPr>
          <w:sz w:val="24"/>
          <w:szCs w:val="24"/>
        </w:rPr>
      </w:pPr>
      <w:r>
        <w:rPr>
          <w:sz w:val="24"/>
          <w:szCs w:val="24"/>
          <w:lang w:val="en-US"/>
        </w:rPr>
        <w:t xml:space="preserve">²⁵ የእስራኤልም ዘር ሁሉ </w:t>
      </w:r>
      <w:r>
        <w:rPr>
          <w:color w:val="ff0000"/>
          <w:sz w:val="24"/>
          <w:szCs w:val="24"/>
          <w:lang w:val="en-US"/>
        </w:rPr>
        <w:t>በእግዚአብሔር</w:t>
      </w:r>
      <w:r>
        <w:rPr>
          <w:sz w:val="24"/>
          <w:szCs w:val="24"/>
          <w:lang w:val="en-US"/>
        </w:rPr>
        <w:t xml:space="preserve"> ይጸድቃሉ፥ ይመካሉም ይባላል።</w:t>
      </w:r>
    </w:p>
    <w:p>
      <w:pPr>
        <w:pStyle w:val="style0"/>
        <w:jc w:val="both"/>
        <w:rPr>
          <w:sz w:val="24"/>
          <w:szCs w:val="24"/>
          <w:lang w:val="en-US"/>
        </w:rPr>
      </w:pPr>
      <w:r>
        <w:rPr>
          <w:sz w:val="24"/>
          <w:szCs w:val="24"/>
          <w:lang w:val="en-US"/>
        </w:rPr>
        <w:tab/>
      </w:r>
      <w:r>
        <w:rPr>
          <w:sz w:val="24"/>
          <w:szCs w:val="24"/>
          <w:lang w:val="en-US"/>
        </w:rPr>
        <w:t xml:space="preserve">ይለናል እንግዲህ ወገኖቼ ይሄ ትንቢተ ኢሳይያስ መዕራፍ 45 ላይ ያለ ሃይለ ቃል ነው። </w:t>
      </w:r>
      <w:r>
        <w:rPr>
          <w:color w:val="ff0000"/>
          <w:sz w:val="24"/>
          <w:szCs w:val="24"/>
          <w:lang w:val="en-US"/>
        </w:rPr>
        <w:t>የእግዚአብሔር</w:t>
      </w:r>
      <w:r>
        <w:rPr>
          <w:sz w:val="24"/>
          <w:szCs w:val="24"/>
          <w:lang w:val="en-US"/>
        </w:rPr>
        <w:t xml:space="preserve"> ቃል፥ ይህንን ያነሳነው አለምክንያት አይደለም ወደ ሃያሉ </w:t>
      </w:r>
      <w:r>
        <w:rPr>
          <w:color w:val="ff0000"/>
          <w:sz w:val="24"/>
          <w:szCs w:val="24"/>
          <w:lang w:val="en-US"/>
        </w:rPr>
        <w:t>እግዚአብሔር</w:t>
      </w:r>
      <w:r>
        <w:rPr>
          <w:sz w:val="24"/>
          <w:szCs w:val="24"/>
          <w:lang w:val="en-US"/>
        </w:rPr>
        <w:t xml:space="preserve"> ፊታችሁን መልሱ፥ </w:t>
      </w:r>
      <w:r>
        <w:rPr>
          <w:color w:val="ff0000"/>
          <w:sz w:val="24"/>
          <w:szCs w:val="24"/>
          <w:lang w:val="en-US"/>
        </w:rPr>
        <w:t>ከእግዚአብሔር</w:t>
      </w:r>
      <w:r>
        <w:rPr>
          <w:sz w:val="24"/>
          <w:szCs w:val="24"/>
          <w:lang w:val="en-US"/>
        </w:rPr>
        <w:t xml:space="preserve"> ሌላ ምሽግ የለም፤ </w:t>
      </w:r>
      <w:r>
        <w:rPr>
          <w:color w:val="ff0000"/>
          <w:sz w:val="24"/>
          <w:szCs w:val="24"/>
          <w:lang w:val="en-US"/>
        </w:rPr>
        <w:t>ከእግዚአብሔር</w:t>
      </w:r>
      <w:r>
        <w:rPr>
          <w:sz w:val="24"/>
          <w:szCs w:val="24"/>
          <w:lang w:val="en-US"/>
        </w:rPr>
        <w:t xml:space="preserve"> ሌላ መጠጊያ የለም፤ </w:t>
      </w:r>
      <w:r>
        <w:rPr>
          <w:color w:val="ff0000"/>
          <w:sz w:val="24"/>
          <w:szCs w:val="24"/>
          <w:lang w:val="en-US"/>
        </w:rPr>
        <w:t>ከእግዚአብሔር</w:t>
      </w:r>
      <w:r>
        <w:rPr>
          <w:sz w:val="24"/>
          <w:szCs w:val="24"/>
          <w:lang w:val="en-US"/>
        </w:rPr>
        <w:t xml:space="preserve"> ሌላ መድኃኒት የለም፤ ከተዋህዶ ኦርቶዶክስ እምነት ውጭ መንገድ የለም፥ </w:t>
      </w:r>
      <w:r>
        <w:rPr>
          <w:color w:val="ff0000"/>
          <w:sz w:val="24"/>
          <w:szCs w:val="24"/>
          <w:lang w:val="en-US"/>
        </w:rPr>
        <w:t>እግዚአብሔር</w:t>
      </w:r>
      <w:r>
        <w:rPr>
          <w:sz w:val="24"/>
          <w:szCs w:val="24"/>
          <w:lang w:val="en-US"/>
        </w:rPr>
        <w:t xml:space="preserve"> ከተናገረው ከገባው ቃልኪዳን ውጭ ተስፋና መድኃኒት የሚሆን ነገር የለም በዚች ምድር ላይ እንኖር ዘንድ በከንቱ ያልፈጠራትን ወይም ይከብርባትና ይመሰገንባት ዘንድ የወደዳትን ምድር </w:t>
      </w:r>
      <w:r>
        <w:rPr>
          <w:color w:val="ff0000"/>
          <w:sz w:val="24"/>
          <w:szCs w:val="24"/>
          <w:lang w:val="en-US"/>
        </w:rPr>
        <w:t>እግዚአብሔር</w:t>
      </w:r>
      <w:r>
        <w:rPr>
          <w:sz w:val="24"/>
          <w:szCs w:val="24"/>
          <w:lang w:val="en-US"/>
        </w:rPr>
        <w:t xml:space="preserve"> በከንቱ አልፈጠራትም። በህጉ፣ በትእዛዙ በፈቃዱ ተመርተን፤ በስርአት ተጉዘን እሱ ባስቀመጠልን ጎዳና ተጉዘን፤ ተመላልሰን መኖር ችለን መባረክ እንችላለን። መኖርም እንችላለን፣ መባረክም እንችላለን ምንም ያገደን ነገር የለም፥ </w:t>
      </w:r>
      <w:r>
        <w:rPr>
          <w:color w:val="ff0000"/>
          <w:sz w:val="24"/>
          <w:szCs w:val="24"/>
          <w:lang w:val="en-US"/>
        </w:rPr>
        <w:t>እግዚአብሔር</w:t>
      </w:r>
      <w:r>
        <w:rPr>
          <w:sz w:val="24"/>
          <w:szCs w:val="24"/>
          <w:lang w:val="en-US"/>
        </w:rPr>
        <w:t xml:space="preserve"> ሁሉን እንደብርሃን ዘርግቶታል ግን የሰው ልጅ </w:t>
      </w:r>
      <w:r>
        <w:rPr>
          <w:color w:val="ff0000"/>
          <w:sz w:val="24"/>
          <w:szCs w:val="24"/>
          <w:lang w:val="en-US"/>
        </w:rPr>
        <w:t>ከእግዚአብሔር</w:t>
      </w:r>
      <w:r>
        <w:rPr>
          <w:sz w:val="24"/>
          <w:szCs w:val="24"/>
          <w:lang w:val="en-US"/>
        </w:rPr>
        <w:t xml:space="preserve"> ይልቅ ማንን መርጦ ነው ያለው? ዲያቢሎስን፣ ክፉ መንፈስን፥ ብንመክር ብንገስፅ አልሰማ ያለው በዚህ ነው። የሚያዳምጠው ስጋውን ነው የሚያዳምጠው የዲያቢሎስን ምላስ ነው። በተለይ በዚህ ዘመን ምላሱ እግጅ የበዛ ስለሆነ ወሬው፣ ቅጥፈቱ፣ ዉሸቱ ምድርን የከደነ ስለሆነ ፍፁም </w:t>
      </w:r>
      <w:r>
        <w:rPr>
          <w:color w:val="ff0000"/>
          <w:sz w:val="24"/>
          <w:szCs w:val="24"/>
          <w:lang w:val="en-US"/>
        </w:rPr>
        <w:t>ከእግዚአብሔር</w:t>
      </w:r>
      <w:r>
        <w:rPr>
          <w:sz w:val="24"/>
          <w:szCs w:val="24"/>
          <w:lang w:val="en-US"/>
        </w:rPr>
        <w:t xml:space="preserve"> ተለይቶ የጠፋ ትውልድ ምድርን ስለሸፈነ ዲያቢሎስ በስፋት በስፋት! ምድርን በጁ አድርጎ እየነዳ ስለሆነ ምክራችን፣ ትምህርታችን </w:t>
      </w:r>
      <w:r>
        <w:rPr>
          <w:color w:val="ff0000"/>
          <w:sz w:val="24"/>
          <w:szCs w:val="24"/>
          <w:lang w:val="en-US"/>
        </w:rPr>
        <w:t>ከእግዚአብሔር</w:t>
      </w:r>
      <w:r>
        <w:rPr>
          <w:sz w:val="24"/>
          <w:szCs w:val="24"/>
          <w:lang w:val="en-US"/>
        </w:rPr>
        <w:t xml:space="preserve"> የሆነው መልዕክት እነዚህ ሁሉ ህዝብ ልብ ዉስጥ ሊገቡ ሳይችሉ ቀርተዋል። እጅግ ጥቂቶች ቢቀበሉትም እሚበዛው ህዝብ ግን የማይሰማ ሆኗል። ለዚህ ነው </w:t>
      </w:r>
      <w:r>
        <w:rPr>
          <w:color w:val="ff0000"/>
          <w:sz w:val="24"/>
          <w:szCs w:val="24"/>
          <w:lang w:val="en-US"/>
        </w:rPr>
        <w:t>እግዚአብሔር</w:t>
      </w:r>
      <w:r>
        <w:rPr>
          <w:sz w:val="24"/>
          <w:szCs w:val="24"/>
          <w:lang w:val="en-US"/>
        </w:rPr>
        <w:t xml:space="preserve"> እንግዲህ ወደ ርምጃ የመጣው፤ ወደ ማፅዳት የመጣው፣ ምድርን ያበላሹትን ሁሉ ሊወቅስ፣ ሊፈርድባቸው፣ ሊያስወግዳቸው የተነሳው ለዚህ ነው። ምድርን ስላበላሹ፥ እንደ ሶዶም ምድርን ስላበላሹ፣ እንደ ኖኅ ዘመን ምድርን ስላበላሹ፥ </w:t>
      </w:r>
      <w:r>
        <w:rPr>
          <w:color w:val="ff0000"/>
          <w:sz w:val="24"/>
          <w:szCs w:val="24"/>
          <w:lang w:val="en-US"/>
        </w:rPr>
        <w:t>እግዚአብሔር</w:t>
      </w:r>
      <w:r>
        <w:rPr>
          <w:sz w:val="24"/>
          <w:szCs w:val="24"/>
          <w:lang w:val="en-US"/>
        </w:rPr>
        <w:t xml:space="preserve"> ሊፈርድባቸው፣ </w:t>
      </w:r>
      <w:r>
        <w:rPr>
          <w:color w:val="ff0000"/>
          <w:sz w:val="24"/>
          <w:szCs w:val="24"/>
          <w:lang w:val="en-US"/>
        </w:rPr>
        <w:t>እግዚአብሔርን</w:t>
      </w:r>
      <w:r>
        <w:rPr>
          <w:sz w:val="24"/>
          <w:szCs w:val="24"/>
          <w:lang w:val="en-US"/>
        </w:rPr>
        <w:t xml:space="preserve"> ፈርተው የኖሩትን ደሞ ሊታደጋቸው ይሄ በሱ ዘንድ ቅን ፍርድ ነው። </w:t>
      </w:r>
      <w:r>
        <w:rPr>
          <w:color w:val="ff0000"/>
          <w:sz w:val="24"/>
          <w:szCs w:val="24"/>
          <w:lang w:val="en-US"/>
        </w:rPr>
        <w:t>እግዚአብሔር</w:t>
      </w:r>
      <w:r>
        <w:rPr>
          <w:sz w:val="24"/>
          <w:szCs w:val="24"/>
          <w:lang w:val="en-US"/>
        </w:rPr>
        <w:t xml:space="preserve"> በየዘመኑ ሁሉ ቅን ፍርዱን ያሳያል፤ መልካምነቱን ያሳያል፤ ፅድቁን ወደ ፀሃይ ያወጣል፣ ወደ ብርሃን ያመጣል፣ መከለል አይቻልም በራስ ጥበብ፣ በራስ እውቀት፣ በራስ መታበይ መዳን አይቻልም። ይሄ ነው እውነቱ ወገኖቼ። እንግዲህ ይሄ ሁሉ ወደ እውነቱ የምናንደረድራችሁ ለምንድ ነው? </w:t>
      </w:r>
      <w:r>
        <w:rPr>
          <w:color w:val="ff0000"/>
          <w:sz w:val="24"/>
          <w:szCs w:val="24"/>
          <w:lang w:val="en-US"/>
        </w:rPr>
        <w:t>እግዚአብሔር</w:t>
      </w:r>
      <w:r>
        <w:rPr>
          <w:sz w:val="24"/>
          <w:szCs w:val="24"/>
          <w:lang w:val="en-US"/>
        </w:rPr>
        <w:t xml:space="preserve"> ማንነው? ማንነው? የፈጠረኝ አምላክ ማንነው? እሱነቱን ለኔ ምን ያህል ገለፀው? እንዴት ገለፀልኝ? በምን መንገድ እንድሄድ ፈለገ? ምንስ ትእዛዝ አዘዘ? በምንስ መንገድ እንድሄድ ወሰነ? እንዴት ነው መመላለስ ያለብኝ? ይህን ሁሉ እንድትጠይቁ ነው፥ ተዋህዶ ኦርቶዶክስ እምነታችሁ ማንናት? ለምን መረጣት? ለምን ወደዳት? ለምን አፀደቃት? ወገኖቼ ለምን ኢትዮጵያንስ ወደደ! ለምንስ ቃልኪዳኑን ለዚች ምድር ሰጠ? ምንድን ናቸው እነዛ ቃልኪዳኖቹ? ይህን ሁሉ ልታገኙ የምትችሉት </w:t>
      </w:r>
      <w:r>
        <w:rPr>
          <w:color w:val="ff0000"/>
          <w:sz w:val="24"/>
          <w:szCs w:val="24"/>
          <w:lang w:val="en-US"/>
        </w:rPr>
        <w:t>እግዚአብሔርን</w:t>
      </w:r>
      <w:r>
        <w:rPr>
          <w:sz w:val="24"/>
          <w:szCs w:val="24"/>
          <w:lang w:val="en-US"/>
        </w:rPr>
        <w:t xml:space="preserve"> ስታውቁ ነው፥ ተዋህዶ ኦርቶዶክስ እምነት ምንድን ናት? ብላችሁ ስትከፍቱ በሩን ቁልፉን፥ ወደ ብርሃን ትገባላችሁ፥ ሚስጥር ሁሉ ይገለፅላችኋል፥ እውነትን ሁሉ ታውቃላችሁ፤ ሃይማኖታችሁን ታውቃላችሁ፤ </w:t>
      </w:r>
      <w:r>
        <w:rPr>
          <w:color w:val="ff0000"/>
          <w:sz w:val="24"/>
          <w:szCs w:val="24"/>
          <w:lang w:val="en-US"/>
        </w:rPr>
        <w:t>እግዚአብሔር</w:t>
      </w:r>
      <w:r>
        <w:rPr>
          <w:sz w:val="24"/>
          <w:szCs w:val="24"/>
          <w:lang w:val="en-US"/>
        </w:rPr>
        <w:t xml:space="preserve"> የወደደውን ታውቃላችሁ፣ ሁሉን ሚስጥር ታውቁታላችሁ። ዛሬ እንደሚያራክሱት አይደለም እንደዚህ ከንቱዎቹ አይደለም፥ በእውቀት በመደገፍ </w:t>
      </w:r>
      <w:r>
        <w:rPr>
          <w:color w:val="ff0000"/>
          <w:sz w:val="24"/>
          <w:szCs w:val="24"/>
          <w:lang w:val="en-US"/>
        </w:rPr>
        <w:t>እግዚአብሔርን</w:t>
      </w:r>
      <w:r>
        <w:rPr>
          <w:sz w:val="24"/>
          <w:szCs w:val="24"/>
          <w:lang w:val="en-US"/>
        </w:rPr>
        <w:t xml:space="preserve"> ማግኘት አይቻልም፤ </w:t>
      </w:r>
      <w:r>
        <w:rPr>
          <w:color w:val="ff0000"/>
          <w:sz w:val="24"/>
          <w:szCs w:val="24"/>
          <w:lang w:val="en-US"/>
        </w:rPr>
        <w:t>ድንግል</w:t>
      </w:r>
      <w:r>
        <w:rPr>
          <w:sz w:val="24"/>
          <w:szCs w:val="24"/>
          <w:lang w:val="en-US"/>
        </w:rPr>
        <w:t xml:space="preserve"> ማን ናት? እናታችን ማን ናት? </w:t>
      </w:r>
      <w:r>
        <w:rPr>
          <w:color w:val="ff0000"/>
          <w:sz w:val="24"/>
          <w:szCs w:val="24"/>
          <w:lang w:val="en-US"/>
        </w:rPr>
        <w:t>ቅድስተ ቅዱሳን</w:t>
      </w:r>
      <w:r>
        <w:rPr>
          <w:sz w:val="24"/>
          <w:szCs w:val="24"/>
          <w:lang w:val="en-US"/>
        </w:rPr>
        <w:t xml:space="preserve"> ማን ናት? ለምን በሰማይም በምድርም ንግስት ሆነች? ለምን ከበረች? ለእኛ ለምን እናት ሆና ተሰጠች? ይህን ሁሉ ሚስጥር ማወቅ ትችላላችሁ። የሚከለክላችሁ ነገር የለም፣ ይህ ሁሉ ግን የሚሆነው የት ነው? ተዋህዶ ኦርቶዶክስ እምነትን ስታውቁ፣ በእውነትና በመንፈስ ስትመላለሱ፤ ፀንታችሁ ስትጓዙ ብቻና ብቻ ነው።</w:t>
      </w:r>
    </w:p>
    <w:p>
      <w:pPr>
        <w:pStyle w:val="style0"/>
        <w:jc w:val="both"/>
        <w:rPr>
          <w:sz w:val="24"/>
          <w:szCs w:val="24"/>
        </w:rPr>
      </w:pPr>
      <w:r>
        <w:rPr>
          <w:sz w:val="24"/>
          <w:szCs w:val="24"/>
          <w:lang w:val="en-US"/>
        </w:rPr>
        <w:t xml:space="preserve"> ዛሬ ብዙ ምሁራኖች ብዙ ያወራሉ ትሰማላችሁ ሊቅ ነን የሚሉ ብዙ ያወራሉ፤ ጳጳስ ነን የሚሉ ብዙ ያወራሉ፣ ብዙ ነገር ነው የምትሰሙት አሁን በላይ ተኮልኩለው፣ ሚዲያው ሁሉ ተመችቷቸው የሚቀባጥሩትን ትሰማላችሁ፥ ጉባኤ ዘርግተው ብዙ ነገር ሲያወሩ ትሰማላችሁ፥ </w:t>
      </w:r>
      <w:r>
        <w:rPr>
          <w:color w:val="ff0000"/>
          <w:sz w:val="24"/>
          <w:szCs w:val="24"/>
          <w:lang w:val="en-US"/>
        </w:rPr>
        <w:t>እግዚአብሔር</w:t>
      </w:r>
      <w:r>
        <w:rPr>
          <w:sz w:val="24"/>
          <w:szCs w:val="24"/>
          <w:lang w:val="en-US"/>
        </w:rPr>
        <w:t xml:space="preserve"> ግን የሚመዝነው ምላስን አይደለም። ምላስና ምግባርን ነው የሚመዝነው። ዛሬ በድፍረት እናታችንን የናቁ ሁሉ ተፈጥረዋል ግን ኦርቶዶክስ ነን ይላሉ፥ ተዋህዶ ኦርቶዶክስ ነን ይላሉ፥ ግን አይደሉም። ባደባባይ በገዛ ቤተክርስቲያናችሁ ቆመው ክህደትን ያስተምራሉ። እንግዲህ እነዚህ እነዚህን ስናይ ነው የዚህ ህዝብ እረኛ እንደሌለው ህዝብ መሆኑን፤ የተበተነ ህዝብ መሆኑን፤ እረኞቹ በሙሉ ተኩላዎች መሆናቸውን፤ በልተውት ሊጨርሱ ያሰፈሰፉ መሆናቸውን ስናይ ወደ እምነቱ ትመለሱ ዘንድ ወደ እውነቱ ትታደሙበት ዘንድ </w:t>
      </w:r>
      <w:r>
        <w:rPr>
          <w:color w:val="ff0000"/>
          <w:sz w:val="24"/>
          <w:szCs w:val="24"/>
          <w:lang w:val="en-US"/>
        </w:rPr>
        <w:t>እግዚአብሔርን</w:t>
      </w:r>
      <w:r>
        <w:rPr>
          <w:sz w:val="24"/>
          <w:szCs w:val="24"/>
          <w:lang w:val="en-US"/>
        </w:rPr>
        <w:t xml:space="preserve"> በትክክል ትረዱ ዘንድ፤ በእውነት </w:t>
      </w:r>
      <w:r>
        <w:rPr>
          <w:color w:val="ff0000"/>
          <w:sz w:val="24"/>
          <w:szCs w:val="24"/>
          <w:lang w:val="en-US"/>
        </w:rPr>
        <w:t>እግዚአብሔርን</w:t>
      </w:r>
      <w:r>
        <w:rPr>
          <w:sz w:val="24"/>
          <w:szCs w:val="24"/>
          <w:lang w:val="en-US"/>
        </w:rPr>
        <w:t xml:space="preserve"> ለምትፈልጉ ሰዎች ተዋህዶ ኦርቶዶክስ እምነታችሁ ማን ናት? የሚለውን እንድታውቁ ነው ይሄንን ሰፊ ትምህርት ወደ መሰጠት ያመራነው።</w:t>
      </w:r>
    </w:p>
    <w:p>
      <w:pPr>
        <w:pStyle w:val="style0"/>
        <w:jc w:val="both"/>
        <w:rPr>
          <w:sz w:val="24"/>
          <w:szCs w:val="24"/>
        </w:rPr>
      </w:pPr>
      <w:r>
        <w:rPr>
          <w:sz w:val="24"/>
          <w:szCs w:val="24"/>
          <w:lang w:val="en-US"/>
        </w:rPr>
        <w:t xml:space="preserve">እና ይሄን ከተረዳችሁ በኋላ አንድ ቃል ጨምረን ከዚሁ ከትንቢተ ኢሳይያስ ጨምረን ከዛ ቀጥታ በመግቢያው እንደገለፅንላችሁ ወደ ኃይማኖተ አበው እንሄድና በዛን ሰአት ተጋድሎ ሲፈፅሙ የነበሩ አባቶቻችንን ታሪክ፤ ምን እንዳሉ? ስለ ተዋህዶ ኦርቶዶክስ እምነት፤ </w:t>
      </w:r>
      <w:r>
        <w:rPr>
          <w:color w:val="ff0000"/>
          <w:sz w:val="24"/>
          <w:szCs w:val="24"/>
          <w:lang w:val="en-US"/>
        </w:rPr>
        <w:t>እግዚአብሔር</w:t>
      </w:r>
      <w:r>
        <w:rPr>
          <w:sz w:val="24"/>
          <w:szCs w:val="24"/>
          <w:lang w:val="en-US"/>
        </w:rPr>
        <w:t xml:space="preserve"> ምን ምን እንዳደረገላቸው፤ እነሱስ ምንን አስቀምጠውልን እንዳለፉ እንድትጨብጡ እውነቷን እንድትጨብጡ ለመጣርና ወደ ዛ ለመውሰድ ነው እያንደረደርናችሁ ያለው በመግቢያው።</w:t>
      </w:r>
    </w:p>
    <w:p>
      <w:pPr>
        <w:pStyle w:val="style0"/>
        <w:jc w:val="both"/>
        <w:rPr>
          <w:sz w:val="24"/>
          <w:szCs w:val="24"/>
        </w:rPr>
      </w:pPr>
      <w:r>
        <w:rPr>
          <w:sz w:val="24"/>
          <w:szCs w:val="24"/>
          <w:lang w:val="en-US"/>
        </w:rPr>
        <w:t xml:space="preserve">እንግዲህ ትንቢተ ኢሳይያስ ምዕራፍ 40ም እንዲሁ አንድ </w:t>
      </w:r>
      <w:r>
        <w:rPr>
          <w:color w:val="ff0000"/>
          <w:sz w:val="24"/>
          <w:szCs w:val="24"/>
          <w:lang w:val="en-US"/>
        </w:rPr>
        <w:t>እግዚአብሔር</w:t>
      </w:r>
      <w:r>
        <w:rPr>
          <w:sz w:val="24"/>
          <w:szCs w:val="24"/>
          <w:lang w:val="en-US"/>
        </w:rPr>
        <w:t xml:space="preserve"> አምላካችን ምን እንደሆነ የሚገልፅልንን ቃል ምክሩንም በተጨማሪ ይነግረናል፥</w:t>
      </w:r>
    </w:p>
    <w:p>
      <w:pPr>
        <w:pStyle w:val="style0"/>
        <w:jc w:val="both"/>
        <w:rPr>
          <w:sz w:val="24"/>
          <w:szCs w:val="24"/>
        </w:rPr>
      </w:pPr>
      <w:r>
        <w:rPr>
          <w:sz w:val="24"/>
          <w:szCs w:val="24"/>
          <w:lang w:val="en-US"/>
        </w:rPr>
        <w:t>ኢሳይያስ 40</w:t>
      </w:r>
    </w:p>
    <w:p>
      <w:pPr>
        <w:pStyle w:val="style0"/>
        <w:jc w:val="both"/>
        <w:rPr>
          <w:sz w:val="24"/>
          <w:szCs w:val="24"/>
        </w:rPr>
      </w:pPr>
      <w:r>
        <w:rPr>
          <w:sz w:val="24"/>
          <w:szCs w:val="24"/>
          <w:lang w:val="en-US"/>
        </w:rPr>
        <w:t>¯¯¯¯¯¯¯¯¯¯</w:t>
      </w:r>
    </w:p>
    <w:p>
      <w:pPr>
        <w:pStyle w:val="style0"/>
        <w:jc w:val="both"/>
        <w:rPr>
          <w:sz w:val="24"/>
          <w:szCs w:val="24"/>
        </w:rPr>
      </w:pPr>
      <w:r>
        <w:rPr>
          <w:sz w:val="24"/>
          <w:szCs w:val="24"/>
          <w:lang w:val="en-US"/>
        </w:rPr>
        <w:t>⁶ ጩኽ የሚል ሰው ቃል፤ ምን ብዬ ልጩኽ? አልሁ። ሥጋ ለባሽ ሁሉ ሣር ነው፥ ክብሩም ሁሉ እንደ ምድረ በዳ አበባ ነው።</w:t>
      </w:r>
    </w:p>
    <w:p>
      <w:pPr>
        <w:pStyle w:val="style0"/>
        <w:jc w:val="both"/>
        <w:rPr>
          <w:sz w:val="24"/>
          <w:szCs w:val="24"/>
        </w:rPr>
      </w:pPr>
      <w:r>
        <w:rPr>
          <w:sz w:val="24"/>
          <w:szCs w:val="24"/>
          <w:lang w:val="en-US"/>
        </w:rPr>
        <w:t xml:space="preserve">⁷ </w:t>
      </w:r>
      <w:r>
        <w:rPr>
          <w:color w:val="ff0000"/>
          <w:sz w:val="24"/>
          <w:szCs w:val="24"/>
          <w:lang w:val="en-US"/>
        </w:rPr>
        <w:t>የእግዚአብሔር</w:t>
      </w:r>
      <w:r>
        <w:rPr>
          <w:sz w:val="24"/>
          <w:szCs w:val="24"/>
          <w:lang w:val="en-US"/>
        </w:rPr>
        <w:t xml:space="preserve"> እስትንፋስ ይነፍስበታልና ሣሩ ይደርቃል አበባውም ይረግፋል፤ በእውነት ሕዝቡ ሣር ነው።</w:t>
      </w:r>
    </w:p>
    <w:p>
      <w:pPr>
        <w:pStyle w:val="style0"/>
        <w:jc w:val="both"/>
        <w:rPr>
          <w:sz w:val="24"/>
          <w:szCs w:val="24"/>
        </w:rPr>
      </w:pPr>
      <w:r>
        <w:rPr>
          <w:sz w:val="24"/>
          <w:szCs w:val="24"/>
          <w:lang w:val="en-US"/>
        </w:rPr>
        <w:t>⁸ ሣሩ ይደርቃል አበባውም ይረግፋል፥ የአምላካችን ቃል ግን ለዘላለም ጸንታ ትኖራለች።</w:t>
      </w:r>
    </w:p>
    <w:p>
      <w:pPr>
        <w:pStyle w:val="style0"/>
        <w:jc w:val="both"/>
        <w:rPr>
          <w:sz w:val="24"/>
          <w:szCs w:val="24"/>
        </w:rPr>
      </w:pPr>
      <w:r>
        <w:rPr>
          <w:sz w:val="24"/>
          <w:szCs w:val="24"/>
          <w:lang w:val="en-US"/>
        </w:rPr>
        <w:t>⁹ የምስራች የምትነግሪ ጽዮን ሆይ፥ ከፍ ወዳለው ተራራ ውጪ፤ የምስራች የምትነግሪ ኢየሩሳሌም ሆይ፥ ድምፅሽን በኃይል አንሺ፤ አንሺ፥ አትፍሪ፤ ለይሁዳም ከተሞች፦ እነሆ፥ አምላካችሁ! ብለሽ ንገሪ።</w:t>
      </w:r>
    </w:p>
    <w:p>
      <w:pPr>
        <w:pStyle w:val="style0"/>
        <w:jc w:val="both"/>
        <w:rPr>
          <w:sz w:val="24"/>
          <w:szCs w:val="24"/>
        </w:rPr>
      </w:pPr>
      <w:r>
        <w:rPr>
          <w:sz w:val="24"/>
          <w:szCs w:val="24"/>
          <w:lang w:val="en-US"/>
        </w:rPr>
        <w:t xml:space="preserve">¹⁰ እነሆ፥ ጌታ </w:t>
      </w:r>
      <w:r>
        <w:rPr>
          <w:color w:val="ff0000"/>
          <w:sz w:val="24"/>
          <w:szCs w:val="24"/>
          <w:lang w:val="en-US"/>
        </w:rPr>
        <w:t>እግዚአብሔር</w:t>
      </w:r>
      <w:r>
        <w:rPr>
          <w:sz w:val="24"/>
          <w:szCs w:val="24"/>
          <w:lang w:val="en-US"/>
        </w:rPr>
        <w:t xml:space="preserve"> እንደ ኃያል ይመጣል ክንዱም ስለ እርሱ ይገዛል፤ እነሆ፥ ዋጋው ከእርሱ ጋር ደመወዙም በፊቱ ነው።</w:t>
      </w:r>
    </w:p>
    <w:p>
      <w:pPr>
        <w:pStyle w:val="style0"/>
        <w:jc w:val="both"/>
        <w:rPr>
          <w:sz w:val="24"/>
          <w:szCs w:val="24"/>
        </w:rPr>
      </w:pPr>
      <w:r>
        <w:rPr>
          <w:sz w:val="24"/>
          <w:szCs w:val="24"/>
          <w:lang w:val="en-US"/>
        </w:rPr>
        <w:t>¹¹ መንጋውን እንደ እረኛ ያሰማራል፥ ጠቦቶቹን በክንዱ ሰብስቦ በብብቱ ይሸከማል፥ የሚያጠቡትንም በቀስታ ይመራል።</w:t>
      </w:r>
    </w:p>
    <w:p>
      <w:pPr>
        <w:pStyle w:val="style0"/>
        <w:jc w:val="both"/>
        <w:rPr>
          <w:sz w:val="24"/>
          <w:szCs w:val="24"/>
        </w:rPr>
      </w:pPr>
      <w:r>
        <w:rPr>
          <w:sz w:val="24"/>
          <w:szCs w:val="24"/>
          <w:lang w:val="en-US"/>
        </w:rPr>
        <w:tab/>
      </w:r>
      <w:r>
        <w:rPr>
          <w:sz w:val="24"/>
          <w:szCs w:val="24"/>
          <w:lang w:val="en-US"/>
        </w:rPr>
        <w:t xml:space="preserve">ይሄ </w:t>
      </w:r>
      <w:r>
        <w:rPr>
          <w:color w:val="ff0000"/>
          <w:sz w:val="24"/>
          <w:szCs w:val="24"/>
          <w:lang w:val="en-US"/>
        </w:rPr>
        <w:t>እግዚአብሔር</w:t>
      </w:r>
      <w:r>
        <w:rPr>
          <w:sz w:val="24"/>
          <w:szCs w:val="24"/>
          <w:lang w:val="en-US"/>
        </w:rPr>
        <w:t xml:space="preserve"> እንግዲህ በፊታችሁ የሚሰራው ስራ ነው። አያችሁ ማነው </w:t>
      </w:r>
      <w:r>
        <w:rPr>
          <w:color w:val="ff0000"/>
          <w:sz w:val="24"/>
          <w:szCs w:val="24"/>
          <w:lang w:val="en-US"/>
        </w:rPr>
        <w:t>እግዚአብሔር</w:t>
      </w:r>
      <w:r>
        <w:rPr>
          <w:sz w:val="24"/>
          <w:szCs w:val="24"/>
          <w:lang w:val="en-US"/>
        </w:rPr>
        <w:t xml:space="preserve"> ላልናችሁ፥</w:t>
      </w:r>
    </w:p>
    <w:p>
      <w:pPr>
        <w:pStyle w:val="style0"/>
        <w:jc w:val="both"/>
        <w:rPr>
          <w:sz w:val="24"/>
          <w:szCs w:val="24"/>
        </w:rPr>
      </w:pPr>
      <w:r>
        <w:rPr>
          <w:sz w:val="24"/>
          <w:szCs w:val="24"/>
          <w:lang w:val="en-US"/>
        </w:rPr>
        <w:t>¹² ውኆችን በእፍኙ የሰፈረ፥ ሰማይንም በስንዝር የለካ፥ የምድርንም አፈር በመስፈሪያ ሰብስቦ የያዘ፥ ተራሮችን በሚዛን ኮረብቶችንም በሚዛኖች የመዘነ ማን ነው?</w:t>
      </w:r>
    </w:p>
    <w:p>
      <w:pPr>
        <w:pStyle w:val="style0"/>
        <w:jc w:val="both"/>
        <w:rPr>
          <w:sz w:val="24"/>
          <w:szCs w:val="24"/>
        </w:rPr>
      </w:pPr>
      <w:r>
        <w:rPr>
          <w:sz w:val="24"/>
          <w:szCs w:val="24"/>
          <w:lang w:val="en-US"/>
        </w:rPr>
        <w:t xml:space="preserve">¹³ </w:t>
      </w:r>
      <w:r>
        <w:rPr>
          <w:color w:val="ff0000"/>
          <w:sz w:val="24"/>
          <w:szCs w:val="24"/>
          <w:lang w:val="en-US"/>
        </w:rPr>
        <w:t>የእግዚአብሔርን</w:t>
      </w:r>
      <w:r>
        <w:rPr>
          <w:sz w:val="24"/>
          <w:szCs w:val="24"/>
          <w:lang w:val="en-US"/>
        </w:rPr>
        <w:t xml:space="preserve"> መንፈስ ያዘዘ፥ ወይስ አማካሪ ሆኖ ያስተማረው ማን ነው?</w:t>
      </w:r>
    </w:p>
    <w:p>
      <w:pPr>
        <w:pStyle w:val="style0"/>
        <w:jc w:val="both"/>
        <w:rPr>
          <w:sz w:val="24"/>
          <w:szCs w:val="24"/>
        </w:rPr>
      </w:pPr>
      <w:r>
        <w:rPr>
          <w:sz w:val="24"/>
          <w:szCs w:val="24"/>
          <w:lang w:val="en-US"/>
        </w:rPr>
        <w:t>¹⁴ ወይስ ከማን ጋር ተመካከረ? ወይስ ማን መከረው? የፍርድንም መንገድ ማን አስተማረው? እውቀትንስ ማን አስተማረው? የማስተዋልንስ መንገድ ማን አሳየው?</w:t>
      </w:r>
    </w:p>
    <w:p>
      <w:pPr>
        <w:pStyle w:val="style0"/>
        <w:jc w:val="both"/>
        <w:rPr>
          <w:sz w:val="24"/>
          <w:szCs w:val="24"/>
        </w:rPr>
      </w:pPr>
      <w:r>
        <w:rPr>
          <w:sz w:val="24"/>
          <w:szCs w:val="24"/>
          <w:lang w:val="en-US"/>
        </w:rPr>
        <w:t>¹⁵ እነሆ፥ አሕዛብ በገንቦ እንዳለች ጠብታ ናቸው፥</w:t>
      </w:r>
    </w:p>
    <w:p>
      <w:pPr>
        <w:pStyle w:val="style0"/>
        <w:jc w:val="both"/>
        <w:rPr>
          <w:sz w:val="24"/>
          <w:szCs w:val="24"/>
        </w:rPr>
      </w:pPr>
      <w:r>
        <w:rPr>
          <w:sz w:val="24"/>
          <w:szCs w:val="24"/>
          <w:lang w:val="en-US"/>
        </w:rPr>
        <w:tab/>
      </w:r>
      <w:r>
        <w:rPr>
          <w:sz w:val="24"/>
          <w:szCs w:val="24"/>
          <w:lang w:val="en-US"/>
        </w:rPr>
        <w:t>እወቅ ያዳም ዘር በሙሉ፥ ጠብታ!</w:t>
      </w:r>
    </w:p>
    <w:p>
      <w:pPr>
        <w:pStyle w:val="style0"/>
        <w:jc w:val="both"/>
        <w:rPr>
          <w:sz w:val="24"/>
          <w:szCs w:val="24"/>
        </w:rPr>
      </w:pPr>
      <w:r>
        <w:rPr>
          <w:sz w:val="24"/>
          <w:szCs w:val="24"/>
          <w:lang w:val="en-US"/>
        </w:rPr>
        <w:t>በሚዛንም እንዳለ ትንሽ ትቢያ ተቈጥረዋል፤ እነሆ፥ ደሴቶችን እንደ ቀላል ነገር ያነሣል።</w:t>
      </w:r>
    </w:p>
    <w:p>
      <w:pPr>
        <w:pStyle w:val="style0"/>
        <w:jc w:val="both"/>
        <w:rPr>
          <w:sz w:val="24"/>
          <w:szCs w:val="24"/>
        </w:rPr>
      </w:pPr>
      <w:r>
        <w:rPr>
          <w:sz w:val="24"/>
          <w:szCs w:val="24"/>
          <w:lang w:val="en-US"/>
        </w:rPr>
        <w:t>¹⁶ ሊባኖስ ለማንደጃ እንስሶችዋም ለሚቃጠል መሥዋዕት አይበቁም።</w:t>
      </w:r>
    </w:p>
    <w:p>
      <w:pPr>
        <w:pStyle w:val="style0"/>
        <w:jc w:val="both"/>
        <w:rPr>
          <w:sz w:val="24"/>
          <w:szCs w:val="24"/>
        </w:rPr>
      </w:pPr>
      <w:r>
        <w:rPr>
          <w:sz w:val="24"/>
          <w:szCs w:val="24"/>
          <w:lang w:val="en-US"/>
        </w:rPr>
        <w:t>¹⁷ አሕዛብ ሁሉ በፊቱ እንዳልነበሩ ናቸው፤ ከምናምን እንደሚያንሱ፥ እንደ ከንቱ ነገርም ይቈጥራቸዋል።</w:t>
      </w:r>
    </w:p>
    <w:p>
      <w:pPr>
        <w:pStyle w:val="style0"/>
        <w:jc w:val="both"/>
        <w:rPr>
          <w:sz w:val="24"/>
          <w:szCs w:val="24"/>
        </w:rPr>
      </w:pPr>
      <w:r>
        <w:rPr>
          <w:sz w:val="24"/>
          <w:szCs w:val="24"/>
          <w:lang w:val="en-US"/>
        </w:rPr>
        <w:t xml:space="preserve">¹⁸ እንግዲህ </w:t>
      </w:r>
      <w:r>
        <w:rPr>
          <w:color w:val="ff0000"/>
          <w:sz w:val="24"/>
          <w:szCs w:val="24"/>
          <w:lang w:val="en-US"/>
        </w:rPr>
        <w:t>እግዚአብሔርን</w:t>
      </w:r>
      <w:r>
        <w:rPr>
          <w:sz w:val="24"/>
          <w:szCs w:val="24"/>
          <w:lang w:val="en-US"/>
        </w:rPr>
        <w:t xml:space="preserve"> በማን ትመስሉታላችሁ? ወይስ በምን ምሳሌ ታስተያዩታላችሁ?</w:t>
      </w:r>
    </w:p>
    <w:p>
      <w:pPr>
        <w:pStyle w:val="style0"/>
        <w:jc w:val="both"/>
        <w:rPr>
          <w:sz w:val="24"/>
          <w:szCs w:val="24"/>
        </w:rPr>
      </w:pPr>
      <w:r>
        <w:rPr>
          <w:sz w:val="24"/>
          <w:szCs w:val="24"/>
          <w:lang w:val="en-US"/>
        </w:rPr>
        <w:t>¹⁹ የተቀረጸውንስ ምስል ሠራተኛ ሠርቶታል፥ አንጥረኛም በወርቅ ለብጦታል፥ የብሩንም ሰንሰለት አፍስሶለታል።</w:t>
      </w:r>
    </w:p>
    <w:p>
      <w:pPr>
        <w:pStyle w:val="style0"/>
        <w:jc w:val="both"/>
        <w:rPr>
          <w:sz w:val="24"/>
          <w:szCs w:val="24"/>
        </w:rPr>
      </w:pPr>
      <w:r>
        <w:rPr>
          <w:sz w:val="24"/>
          <w:szCs w:val="24"/>
          <w:lang w:val="en-US"/>
        </w:rPr>
        <w:t>²⁰ ለዚህ መባዕ ገንዘቡ ያልበቃው ድሀ የማይነቅዘውን እንጨት ይመርጣል፤ ምስሉም እንዳይናወጥ ያቆመው ዘንድ ብልህ ሠራተኛን ይፈልጋል። አያችሁ?</w:t>
      </w:r>
    </w:p>
    <w:p>
      <w:pPr>
        <w:pStyle w:val="style0"/>
        <w:jc w:val="both"/>
        <w:rPr>
          <w:sz w:val="24"/>
          <w:szCs w:val="24"/>
        </w:rPr>
      </w:pPr>
      <w:r>
        <w:rPr>
          <w:sz w:val="24"/>
          <w:szCs w:val="24"/>
          <w:lang w:val="en-US"/>
        </w:rPr>
        <w:t>²¹ አላወቃችሁምን? ወይስ አልሰማችሁምን? ከጥንትስ አልተወራላችሁምን? ወይስ ምድር ከተመሠረተች ጀምሮ አላስተዋላችሁምን?</w:t>
      </w:r>
    </w:p>
    <w:p>
      <w:pPr>
        <w:pStyle w:val="style0"/>
        <w:jc w:val="both"/>
        <w:rPr>
          <w:sz w:val="24"/>
          <w:szCs w:val="24"/>
        </w:rPr>
      </w:pPr>
      <w:r>
        <w:rPr>
          <w:sz w:val="24"/>
          <w:szCs w:val="24"/>
          <w:lang w:val="en-US"/>
        </w:rPr>
        <w:t>²² እርሱ በምድር ክበብ ላይ ይቀመጣል፥ በእርስዋም የሚኖሩት እንደ አንበጣ ናቸው፤ ሰማያትን እንደ መጋረጃ የሚዘረጋቸው እንደ ድንኳንም ለመኖርያ የሚዘረጋቸው፥</w:t>
      </w:r>
    </w:p>
    <w:p>
      <w:pPr>
        <w:pStyle w:val="style0"/>
        <w:jc w:val="both"/>
        <w:rPr>
          <w:sz w:val="24"/>
          <w:szCs w:val="24"/>
        </w:rPr>
      </w:pPr>
      <w:r>
        <w:rPr>
          <w:sz w:val="24"/>
          <w:szCs w:val="24"/>
          <w:lang w:val="en-US"/>
        </w:rPr>
        <w:t>²³ አለቆችንም እንዳልነበሩ፥ የምድርንም ፈራጆች እንደ ከንቱ ነገር የሚያደርጋቸው እርሱ ነው።</w:t>
      </w:r>
    </w:p>
    <w:p>
      <w:pPr>
        <w:pStyle w:val="style0"/>
        <w:jc w:val="both"/>
        <w:rPr>
          <w:sz w:val="24"/>
          <w:szCs w:val="24"/>
        </w:rPr>
      </w:pPr>
      <w:r>
        <w:rPr>
          <w:sz w:val="24"/>
          <w:szCs w:val="24"/>
          <w:lang w:val="en-US"/>
        </w:rPr>
        <w:t>²⁴ ገና እንደ ተተከሉና እንደ ተዘሩ፥ በምድርም ሥር ገና እንደ ሰደዱ ወዲያውኑ ነፈሰባቸው፥ እነርሱም ደረቁ፥ ዐውሎ ነፋስም እንደ እብቅ ጠረጋቸው።</w:t>
      </w:r>
    </w:p>
    <w:p>
      <w:pPr>
        <w:pStyle w:val="style0"/>
        <w:jc w:val="both"/>
        <w:rPr>
          <w:sz w:val="24"/>
          <w:szCs w:val="24"/>
        </w:rPr>
      </w:pPr>
      <w:r>
        <w:rPr>
          <w:sz w:val="24"/>
          <w:szCs w:val="24"/>
          <w:lang w:val="en-US"/>
        </w:rPr>
        <w:t xml:space="preserve">²⁵ እንግዲህ እተካከለው ዘንድ በማን መሰላችሁኝ? ይላል ቅዱሱ። ሃያሉ </w:t>
      </w:r>
      <w:r w:rsidRPr="89FDE25E">
        <w:rPr>
          <w:color w:val="ff0000"/>
          <w:sz w:val="24"/>
          <w:szCs w:val="24"/>
          <w:lang w:val="en-US"/>
          <w:rPrChange w:id="119" w:author="ZTE Blade L8" w:date="2024-06-18T06:00:00Z">
            <w:rPr>
              <w:sz w:val="24"/>
              <w:szCs w:val="24"/>
              <w:lang w:val="en-US"/>
            </w:rPr>
          </w:rPrChange>
        </w:rPr>
        <w:t>እግዚአብሔር</w:t>
      </w:r>
      <w:r>
        <w:rPr>
          <w:sz w:val="24"/>
          <w:szCs w:val="24"/>
          <w:lang w:val="en-US"/>
        </w:rPr>
        <w:t>።</w:t>
      </w:r>
    </w:p>
    <w:p>
      <w:pPr>
        <w:pStyle w:val="style0"/>
        <w:jc w:val="both"/>
        <w:rPr>
          <w:sz w:val="24"/>
          <w:szCs w:val="24"/>
        </w:rPr>
      </w:pPr>
      <w:r>
        <w:rPr>
          <w:sz w:val="24"/>
          <w:szCs w:val="24"/>
          <w:lang w:val="en-US"/>
        </w:rPr>
        <w:t>²⁶ ዓይናችሁን ወደ ላይ አንሥታችሁ ተመልከቱ፤ እነዚህን የፈጠረ ማን ነው? ሠራዊታቸውን በቍጥር የሚያወጣ እርሱ ነው፥ ሁሉንም በየስማቸው ይጠራቸዋል፤ በኃይሉ ብዛትና በችሎቱ ብርታት አንድስ እንኳ አይታጣውም።</w:t>
      </w:r>
    </w:p>
    <w:p>
      <w:pPr>
        <w:pStyle w:val="style0"/>
        <w:jc w:val="both"/>
        <w:rPr>
          <w:sz w:val="24"/>
          <w:szCs w:val="24"/>
        </w:rPr>
      </w:pPr>
      <w:r>
        <w:rPr>
          <w:sz w:val="24"/>
          <w:szCs w:val="24"/>
          <w:lang w:val="en-US"/>
        </w:rPr>
        <w:t xml:space="preserve">²⁷ ያዕቆብ ሆይ፥ እስራኤልም ሆይ፦ መንገዴ </w:t>
      </w:r>
      <w:r>
        <w:rPr>
          <w:color w:val="ff0000"/>
          <w:sz w:val="24"/>
          <w:szCs w:val="24"/>
          <w:lang w:val="en-US"/>
        </w:rPr>
        <w:t>ከእግዚአብሔር</w:t>
      </w:r>
      <w:r>
        <w:rPr>
          <w:sz w:val="24"/>
          <w:szCs w:val="24"/>
          <w:lang w:val="en-US"/>
        </w:rPr>
        <w:t xml:space="preserve"> ተሰውራለች ፍርዴም ከአምላኬ አልፋለች ለምን ትላለህ? ለምንስ እንዲህ ትናገራለህ?</w:t>
      </w:r>
    </w:p>
    <w:p>
      <w:pPr>
        <w:pStyle w:val="style0"/>
        <w:jc w:val="both"/>
        <w:rPr>
          <w:sz w:val="24"/>
          <w:szCs w:val="24"/>
        </w:rPr>
      </w:pPr>
      <w:r>
        <w:rPr>
          <w:sz w:val="24"/>
          <w:szCs w:val="24"/>
          <w:lang w:val="en-US"/>
        </w:rPr>
        <w:t xml:space="preserve">²⁸ አላወቅህምን? አልሰማህምን? </w:t>
      </w:r>
      <w:r w:rsidRPr="4E3C34A6">
        <w:rPr>
          <w:color w:val="ff0000"/>
          <w:sz w:val="24"/>
          <w:szCs w:val="24"/>
          <w:lang w:val="en-US"/>
          <w:rPrChange w:id="120" w:author="ZTE Blade L8" w:date="2024-06-18T06:00:00Z">
            <w:rPr>
              <w:sz w:val="24"/>
              <w:szCs w:val="24"/>
              <w:lang w:val="en-US"/>
            </w:rPr>
          </w:rPrChange>
        </w:rPr>
        <w:t>እግዚአብሔር</w:t>
      </w:r>
      <w:r>
        <w:rPr>
          <w:sz w:val="24"/>
          <w:szCs w:val="24"/>
          <w:lang w:val="en-US"/>
        </w:rPr>
        <w:t xml:space="preserve"> የዘላለም አምላክ፥ የምድርም ዳርቻ ፈጣሪ ነው፤ አይደክምም፥ አይታክትም፥ ማስተዋሉም አይመረመርም።</w:t>
      </w:r>
    </w:p>
    <w:p>
      <w:pPr>
        <w:pStyle w:val="style0"/>
        <w:jc w:val="both"/>
        <w:rPr>
          <w:sz w:val="24"/>
          <w:szCs w:val="24"/>
        </w:rPr>
      </w:pPr>
      <w:r>
        <w:rPr>
          <w:sz w:val="24"/>
          <w:szCs w:val="24"/>
          <w:lang w:val="en-US"/>
        </w:rPr>
        <w:tab/>
      </w:r>
      <w:r>
        <w:rPr>
          <w:sz w:val="24"/>
          <w:szCs w:val="24"/>
          <w:lang w:val="en-US"/>
        </w:rPr>
        <w:t>ይሄን ቃል ልብ ብላችሁ ትርመልከቱ አይደክምም፥ አይታክትም፥ ማስተዋሉም አይመረመርም።</w:t>
      </w:r>
    </w:p>
    <w:p>
      <w:pPr>
        <w:pStyle w:val="style0"/>
        <w:jc w:val="both"/>
        <w:rPr>
          <w:sz w:val="24"/>
          <w:szCs w:val="24"/>
        </w:rPr>
      </w:pPr>
      <w:r>
        <w:rPr>
          <w:sz w:val="24"/>
          <w:szCs w:val="24"/>
          <w:lang w:val="en-US"/>
        </w:rPr>
        <w:t>²⁹ ለደካማ ኃይልን ይሰጣል፥ ጕልበት ለሌለውም ብርታትን ይጨምራል።</w:t>
      </w:r>
    </w:p>
    <w:p>
      <w:pPr>
        <w:pStyle w:val="style0"/>
        <w:jc w:val="both"/>
        <w:rPr>
          <w:sz w:val="24"/>
          <w:szCs w:val="24"/>
        </w:rPr>
      </w:pPr>
      <w:r>
        <w:rPr>
          <w:sz w:val="24"/>
          <w:szCs w:val="24"/>
          <w:lang w:val="en-US"/>
        </w:rPr>
        <w:t>³⁰ ብላቴኖች ይደክማሉ ይታክቱማል፥ ጐበዛዝቱም ፈጽሞ ይወድቃሉ፤</w:t>
      </w:r>
    </w:p>
    <w:p>
      <w:pPr>
        <w:pStyle w:val="style0"/>
        <w:jc w:val="both"/>
        <w:rPr>
          <w:sz w:val="24"/>
          <w:szCs w:val="24"/>
        </w:rPr>
      </w:pPr>
      <w:r>
        <w:rPr>
          <w:sz w:val="24"/>
          <w:szCs w:val="24"/>
          <w:lang w:val="en-US"/>
        </w:rPr>
        <w:t xml:space="preserve">³¹ </w:t>
      </w:r>
      <w:r>
        <w:rPr>
          <w:color w:val="ff0000"/>
          <w:sz w:val="24"/>
          <w:szCs w:val="24"/>
          <w:lang w:val="en-US"/>
        </w:rPr>
        <w:t>እግዚአብሔርን</w:t>
      </w:r>
      <w:r>
        <w:rPr>
          <w:sz w:val="24"/>
          <w:szCs w:val="24"/>
          <w:lang w:val="en-US"/>
        </w:rPr>
        <w:t xml:space="preserve"> በመተማመን የሚጠባበቁ ግን ኃይላቸውን ያድሳሉ፤</w:t>
      </w:r>
    </w:p>
    <w:p>
      <w:pPr>
        <w:pStyle w:val="style0"/>
        <w:jc w:val="both"/>
        <w:rPr>
          <w:sz w:val="24"/>
          <w:szCs w:val="24"/>
        </w:rPr>
      </w:pPr>
      <w:r>
        <w:rPr>
          <w:sz w:val="24"/>
          <w:szCs w:val="24"/>
          <w:lang w:val="en-US"/>
        </w:rPr>
        <w:tab/>
      </w:r>
      <w:r>
        <w:rPr>
          <w:sz w:val="24"/>
          <w:szCs w:val="24"/>
          <w:lang w:val="en-US"/>
        </w:rPr>
        <w:t xml:space="preserve">አሁንም የምደግምላችሁ ያል ይሄን ቃል ነው አያችሁ እነዛ ጎልማሶቹ፣ ጉልበታሞቹ፣ ዛሬ የምታዩአቸው አለምን ያንቀጠቀጡ፣ ሃያላን ምን ምን ሁሉ እነዚህ ሁሉ ይጠፋሉ። </w:t>
      </w:r>
      <w:r w:rsidRPr="E9FFFCF9">
        <w:rPr>
          <w:color w:val="ff0000"/>
          <w:sz w:val="24"/>
          <w:szCs w:val="24"/>
          <w:lang w:val="en-US"/>
          <w:rPrChange w:id="121" w:author="ZTE Blade L8" w:date="2024-06-18T06:00:00Z">
            <w:rPr>
              <w:sz w:val="24"/>
              <w:szCs w:val="24"/>
              <w:lang w:val="en-US"/>
            </w:rPr>
          </w:rPrChange>
        </w:rPr>
        <w:t>እግዚአብሔርን</w:t>
      </w:r>
      <w:r>
        <w:rPr>
          <w:sz w:val="24"/>
          <w:szCs w:val="24"/>
          <w:lang w:val="en-US"/>
        </w:rPr>
        <w:t xml:space="preserve"> በመተማመን የሚጠባበቁ ግን ይላል ይሄው ቃሉ ኃይላቸውን ያድሳሉ፤</w:t>
      </w:r>
    </w:p>
    <w:p>
      <w:pPr>
        <w:pStyle w:val="style0"/>
        <w:jc w:val="both"/>
        <w:rPr>
          <w:sz w:val="24"/>
          <w:szCs w:val="24"/>
        </w:rPr>
      </w:pPr>
      <w:r>
        <w:rPr>
          <w:sz w:val="24"/>
          <w:szCs w:val="24"/>
          <w:lang w:val="en-US"/>
        </w:rPr>
        <w:t>እንደ ንስር በክንፍ ይወጣሉ፤ ይሮጣሉ፥ አይታክቱም፤ ይሄዳሉ፥ አይደክሙም። አሜን።</w:t>
      </w:r>
    </w:p>
    <w:p>
      <w:pPr>
        <w:pStyle w:val="style0"/>
        <w:jc w:val="both"/>
        <w:rPr>
          <w:sz w:val="24"/>
          <w:szCs w:val="24"/>
        </w:rPr>
      </w:pPr>
      <w:r>
        <w:rPr>
          <w:color w:val="ff0000"/>
          <w:sz w:val="24"/>
          <w:szCs w:val="24"/>
          <w:lang w:val="en-US"/>
        </w:rPr>
        <w:t>እግዚአብሔር</w:t>
      </w:r>
      <w:r>
        <w:rPr>
          <w:sz w:val="24"/>
          <w:szCs w:val="24"/>
          <w:lang w:val="en-US"/>
        </w:rPr>
        <w:t xml:space="preserve"> ይመስገን ለደካሞች ብርታት፣ ለወደቁ መነሳትን፤ ጠፉ ለተባሉት መገኘትን </w:t>
      </w:r>
      <w:r>
        <w:rPr>
          <w:color w:val="ff0000"/>
          <w:sz w:val="24"/>
          <w:szCs w:val="24"/>
          <w:lang w:val="en-US"/>
        </w:rPr>
        <w:t>እግዚአብሔር</w:t>
      </w:r>
      <w:r>
        <w:rPr>
          <w:sz w:val="24"/>
          <w:szCs w:val="24"/>
          <w:lang w:val="en-US"/>
        </w:rPr>
        <w:t xml:space="preserve"> እንዲህ ነው ረቂቅ ነው ስራው። ስለዚህ በመተማመን የሚጠባበቁ ምንም የሚሆኑት ነገር ይለም እንደገና ኃይላቸውን ያድሳሉ፤ እንደ ንስር በክንፍ ይወጣሉ፤ ይሮጣሉ፥ ከፍ ይላሉ ገና </w:t>
      </w:r>
      <w:r>
        <w:rPr>
          <w:color w:val="ff0000"/>
          <w:sz w:val="24"/>
          <w:szCs w:val="24"/>
          <w:lang w:val="en-US"/>
        </w:rPr>
        <w:t>በእግዚአብሔር</w:t>
      </w:r>
      <w:r>
        <w:rPr>
          <w:sz w:val="24"/>
          <w:szCs w:val="24"/>
          <w:lang w:val="en-US"/>
        </w:rPr>
        <w:t xml:space="preserve"> ሃይል አይታክቱም፤ ይሄዳሉ፥ አይደክሙም። አለም ልብ በልህ ስማ። የኢትዮጵያ ኦርቶዶክስ ተዋህዶ ቤተክርስቲያን እውነተኛ ልጆች ልብ ብላችሁ እድምጡ፥ እውነተኞቹ የኢትዮጵያ የዓለም ብርሃን ቤተሰቦች ቅን፣ የዋህ፣ ትሁት ህዝቦች ልብ ብላችሁ ይሄን አስተውሉ። በመተማመን የሚጠባበቁ </w:t>
      </w:r>
      <w:r>
        <w:rPr>
          <w:color w:val="ff0000"/>
          <w:sz w:val="24"/>
          <w:szCs w:val="24"/>
          <w:lang w:val="en-US"/>
        </w:rPr>
        <w:t>እግዚአብሔርን</w:t>
      </w:r>
      <w:r>
        <w:rPr>
          <w:sz w:val="24"/>
          <w:szCs w:val="24"/>
          <w:lang w:val="en-US"/>
        </w:rPr>
        <w:t xml:space="preserve"> በመተማመን የሚጠባበቁ ናቸው ይሄንን እድል የሚያገኙት። እንጅ ከዚህ በስጋው የተደገፈ፥ ከዚህ በመንግስት እየተደገፈ፥ ከዚህ በአለም እንቶ ፈንቶ እየተደገፈ፣ በእውቀቱ እየተደገፈ፥ በጉልበቱ፣ በሃብቱ፣ በገንዘቡ፣ በጠብ መንጃው፣ በታንኩ፣ በጀቱ፣ በኒኩለሩ በዚህ የሚተማመነው ሁሉ እነዚህ ሁሉ ድራሻቸው ነው የሚጠፋው ጥርግ ብለው ነው የሚጠፉት። ደካሞቹ የተናቁት </w:t>
      </w:r>
      <w:r>
        <w:rPr>
          <w:color w:val="ff0000"/>
          <w:sz w:val="24"/>
          <w:szCs w:val="24"/>
          <w:lang w:val="en-US"/>
        </w:rPr>
        <w:t>እግዚአብሔርን</w:t>
      </w:r>
      <w:r>
        <w:rPr>
          <w:sz w:val="24"/>
          <w:szCs w:val="24"/>
          <w:lang w:val="en-US"/>
        </w:rPr>
        <w:t xml:space="preserve"> በመተማመን ብቻ የሚጠባበቁ ግን አሸንፈው ይወጣሉ፤ ሃይላቸውንም ያድሳሉ፤ እንደገና ወደ ከፍታ ይወጣሉ። ይሄ እንግዲህ </w:t>
      </w:r>
      <w:r>
        <w:rPr>
          <w:color w:val="ff0000"/>
          <w:sz w:val="24"/>
          <w:szCs w:val="24"/>
          <w:lang w:val="en-US"/>
        </w:rPr>
        <w:t>የእግዚአብሔር</w:t>
      </w:r>
      <w:r>
        <w:rPr>
          <w:sz w:val="24"/>
          <w:szCs w:val="24"/>
          <w:lang w:val="en-US"/>
        </w:rPr>
        <w:t xml:space="preserve"> ቃል ነው። ይሄንን አምላክ እንዴት ነው ማወቅ የሚገባችሁ? እንዴት ነው መረዳት የሚገባችሁ? በተናገረው፣ ባዘዘው፣ በመከረው፣ ባስቀመጠው፣ ይሄ ነው መንገዱ ብሎ በደነገገው መንገድ መሄድ አለብን። </w:t>
      </w:r>
      <w:r>
        <w:rPr>
          <w:color w:val="ff0000"/>
          <w:sz w:val="24"/>
          <w:szCs w:val="24"/>
          <w:lang w:val="en-US"/>
        </w:rPr>
        <w:t>እግዚአብሔርን</w:t>
      </w:r>
      <w:r>
        <w:rPr>
          <w:sz w:val="24"/>
          <w:szCs w:val="24"/>
          <w:lang w:val="en-US"/>
        </w:rPr>
        <w:t xml:space="preserve"> በዚህ ልንረዳው ይገባል። እንግዲህ ወደ ዋናው በቃ ነጥብ እንግባ።</w:t>
      </w:r>
    </w:p>
    <w:p>
      <w:pPr>
        <w:pStyle w:val="style0"/>
        <w:jc w:val="both"/>
        <w:rPr>
          <w:sz w:val="24"/>
          <w:szCs w:val="24"/>
          <w:highlight w:val="none"/>
        </w:rPr>
      </w:pPr>
    </w:p>
    <w:p>
      <w:pPr>
        <w:pStyle w:val="style0"/>
        <w:jc w:val="both"/>
        <w:rPr>
          <w:sz w:val="24"/>
          <w:szCs w:val="24"/>
        </w:rPr>
      </w:pPr>
    </w:p>
    <w:p>
      <w:pPr>
        <w:pStyle w:val="style0"/>
        <w:jc w:val="center"/>
        <w:rPr>
          <w:sz w:val="24"/>
          <w:szCs w:val="24"/>
          <w:highlight w:val="green"/>
        </w:rPr>
      </w:pPr>
      <w:r>
        <w:rPr>
          <w:sz w:val="24"/>
          <w:szCs w:val="24"/>
          <w:highlight w:val="green"/>
          <w:lang w:val="en-US"/>
        </w:rPr>
        <w:t>ተዋህዶ ኦርቶዶክስ ማን ናት? መግቢያ 1 ተጠናቀቀ</w:t>
      </w:r>
    </w:p>
    <w:sectPr>
      <w:headerReference w:type="default" r:id="rId2"/>
      <w:footerReference w:type="default" r:id="rId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trackRevisions/>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445</TotalTime>
  <Words>22871</Words>
  <Characters>95730</Characters>
  <Application>WPS Office</Application>
  <Paragraphs>752</Paragraphs>
  <CharactersWithSpaces>118135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2024-06-17T07:57:03Z</dcterms:created>
  <dc:creator>ZTE Blade L8</dc:creator>
  <lastModifiedBy>ZTE Blade L8</lastModifiedBy>
  <dcterms:modified xsi:type="dcterms:W3CDTF">2024-06-18T09:13:15Z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89a3cb79a5f24f8e97602701b9011b50</vt:lpwstr>
  </property>
</Properties>
</file>